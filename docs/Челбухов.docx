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chart28.xml" ContentType="application/vnd.openxmlformats-officedocument.drawingml.chart+xml"/>
  <Override PartName="/word/charts/chart29.xml" ContentType="application/vnd.openxmlformats-officedocument.drawingml.chart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harts/colors1.xml" ContentType="application/vnd.ms-office.chartcolorstyle+xml"/>
  <Override PartName="/word/charts/style1.xml" ContentType="application/vnd.ms-office.chartstyle+xml"/>
  <Override PartName="/word/charts/colors2.xml" ContentType="application/vnd.ms-office.chartcolorstyle+xml"/>
  <Override PartName="/word/charts/style2.xml" ContentType="application/vnd.ms-office.chartstyle+xml"/>
  <Override PartName="/word/charts/colors3.xml" ContentType="application/vnd.ms-office.chartcolorstyle+xml"/>
  <Override PartName="/word/charts/style3.xml" ContentType="application/vnd.ms-office.chartstyle+xml"/>
  <Override PartName="/word/charts/colors4.xml" ContentType="application/vnd.ms-office.chartcolorstyle+xml"/>
  <Override PartName="/word/charts/style4.xml" ContentType="application/vnd.ms-office.chartstyle+xml"/>
  <Override PartName="/word/charts/colors5.xml" ContentType="application/vnd.ms-office.chartcolorstyle+xml"/>
  <Override PartName="/word/charts/style5.xml" ContentType="application/vnd.ms-office.chartstyle+xml"/>
  <Override PartName="/word/charts/colors6.xml" ContentType="application/vnd.ms-office.chartcolorstyle+xml"/>
  <Override PartName="/word/charts/style6.xml" ContentType="application/vnd.ms-office.chartstyle+xml"/>
  <Override PartName="/word/charts/colors7.xml" ContentType="application/vnd.ms-office.chartcolorstyle+xml"/>
  <Override PartName="/word/charts/style7.xml" ContentType="application/vnd.ms-office.chartstyle+xml"/>
  <Override PartName="/word/charts/colors8.xml" ContentType="application/vnd.ms-office.chartcolorstyle+xml"/>
  <Override PartName="/word/charts/style8.xml" ContentType="application/vnd.ms-office.chartstyle+xml"/>
  <Override PartName="/word/charts/colors9.xml" ContentType="application/vnd.ms-office.chartcolorstyle+xml"/>
  <Override PartName="/word/charts/style9.xml" ContentType="application/vnd.ms-office.chartstyle+xml"/>
  <Override PartName="/word/charts/colors10.xml" ContentType="application/vnd.ms-office.chartcolorstyle+xml"/>
  <Override PartName="/word/charts/style10.xml" ContentType="application/vnd.ms-office.chartstyle+xml"/>
  <Override PartName="/word/charts/colors11.xml" ContentType="application/vnd.ms-office.chartcolorstyle+xml"/>
  <Override PartName="/word/charts/style11.xml" ContentType="application/vnd.ms-office.chartstyle+xml"/>
  <Override PartName="/word/charts/colors12.xml" ContentType="application/vnd.ms-office.chartcolorstyle+xml"/>
  <Override PartName="/word/charts/style12.xml" ContentType="application/vnd.ms-office.chartstyle+xml"/>
  <Override PartName="/word/charts/colors13.xml" ContentType="application/vnd.ms-office.chartcolorstyle+xml"/>
  <Override PartName="/word/charts/style13.xml" ContentType="application/vnd.ms-office.chartstyle+xml"/>
  <Override PartName="/word/charts/colors14.xml" ContentType="application/vnd.ms-office.chartcolorstyle+xml"/>
  <Override PartName="/word/charts/style14.xml" ContentType="application/vnd.ms-office.chartstyle+xml"/>
  <Override PartName="/word/charts/colors15.xml" ContentType="application/vnd.ms-office.chartcolorstyle+xml"/>
  <Override PartName="/word/charts/style15.xml" ContentType="application/vnd.ms-office.chartstyle+xml"/>
  <Override PartName="/word/charts/colors16.xml" ContentType="application/vnd.ms-office.chartcolorstyle+xml"/>
  <Override PartName="/word/charts/style16.xml" ContentType="application/vnd.ms-office.chartstyle+xml"/>
  <Override PartName="/word/charts/colors17.xml" ContentType="application/vnd.ms-office.chartcolorstyle+xml"/>
  <Override PartName="/word/charts/style17.xml" ContentType="application/vnd.ms-office.chartstyle+xml"/>
  <Override PartName="/word/charts/colors18.xml" ContentType="application/vnd.ms-office.chartcolorstyle+xml"/>
  <Override PartName="/word/charts/style18.xml" ContentType="application/vnd.ms-office.chartstyle+xml"/>
  <Override PartName="/word/charts/colors19.xml" ContentType="application/vnd.ms-office.chartcolorstyle+xml"/>
  <Override PartName="/word/charts/style19.xml" ContentType="application/vnd.ms-office.chartstyle+xml"/>
  <Override PartName="/word/charts/colors20.xml" ContentType="application/vnd.ms-office.chartcolorstyle+xml"/>
  <Override PartName="/word/charts/style20.xml" ContentType="application/vnd.ms-office.chartstyle+xml"/>
  <Override PartName="/word/charts/colors21.xml" ContentType="application/vnd.ms-office.chartcolorstyle+xml"/>
  <Override PartName="/word/charts/style21.xml" ContentType="application/vnd.ms-office.chartstyle+xml"/>
  <Override PartName="/word/charts/colors22.xml" ContentType="application/vnd.ms-office.chartcolorstyle+xml"/>
  <Override PartName="/word/charts/style22.xml" ContentType="application/vnd.ms-office.chartstyle+xml"/>
  <Override PartName="/word/charts/colors23.xml" ContentType="application/vnd.ms-office.chartcolorstyle+xml"/>
  <Override PartName="/word/charts/style23.xml" ContentType="application/vnd.ms-office.chartstyle+xml"/>
  <Override PartName="/word/charts/colors24.xml" ContentType="application/vnd.ms-office.chartcolorstyle+xml"/>
  <Override PartName="/word/charts/style24.xml" ContentType="application/vnd.ms-office.chartstyle+xml"/>
  <Override PartName="/word/charts/colors25.xml" ContentType="application/vnd.ms-office.chartcolorstyle+xml"/>
  <Override PartName="/word/charts/style25.xml" ContentType="application/vnd.ms-office.chartstyle+xml"/>
  <Override PartName="/word/charts/colors26.xml" ContentType="application/vnd.ms-office.chartcolorstyle+xml"/>
  <Override PartName="/word/charts/style26.xml" ContentType="application/vnd.ms-office.chartstyle+xml"/>
  <Override PartName="/word/charts/colors27.xml" ContentType="application/vnd.ms-office.chartcolorstyle+xml"/>
  <Override PartName="/word/charts/style27.xml" ContentType="application/vnd.ms-office.chartstyle+xml"/>
  <Override PartName="/word/charts/colors28.xml" ContentType="application/vnd.ms-office.chartcolorstyle+xml"/>
  <Override PartName="/word/charts/style28.xml" ContentType="application/vnd.ms-office.chartstyle+xml"/>
  <Override PartName="/word/charts/colors29.xml" ContentType="application/vnd.ms-office.chartcolorstyle+xml"/>
  <Override PartName="/word/charts/style29.xml" ContentType="application/vnd.ms-office.chart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6FA1A44" w14:textId="516C832D" w:rsidR="00DF6C2C" w:rsidRPr="00DF6C2C" w:rsidRDefault="00DF6C2C" w:rsidP="00DF6C2C">
      <w:pPr>
        <w:spacing w:after="0" w:line="240" w:lineRule="auto"/>
        <w:outlineLvl w:val="0"/>
        <w:rPr>
          <w:rFonts w:eastAsia="Times New Roman" w:cs="Times New Roman"/>
          <w:szCs w:val="28"/>
          <w:lang w:eastAsia="ru-RU"/>
        </w:rPr>
      </w:pPr>
      <w:bookmarkStart w:id="0" w:name="_Toc43371183"/>
      <w:bookmarkStart w:id="1" w:name="_Toc43372292"/>
      <w:bookmarkStart w:id="2" w:name="_Toc43427464"/>
      <w:bookmarkStart w:id="3" w:name="_Toc43427478"/>
      <w:r w:rsidRPr="00DF6C2C">
        <w:rPr>
          <w:rFonts w:eastAsia="Times New Roman" w:cs="Times New Roman"/>
          <w:szCs w:val="28"/>
          <w:lang w:eastAsia="ru-RU"/>
        </w:rPr>
        <w:t>Государственное бюджетное образовательное учреждение</w:t>
      </w:r>
      <w:bookmarkEnd w:id="0"/>
      <w:bookmarkEnd w:id="1"/>
      <w:bookmarkEnd w:id="2"/>
    </w:p>
    <w:p w14:paraId="43CE55E1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DF6C2C">
        <w:rPr>
          <w:rFonts w:eastAsia="Times New Roman" w:cs="Times New Roman"/>
          <w:szCs w:val="28"/>
          <w:lang w:eastAsia="ru-RU"/>
        </w:rPr>
        <w:t xml:space="preserve"> высшего образования Московской области</w:t>
      </w:r>
    </w:p>
    <w:p w14:paraId="5DC174E6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 w:rsidRPr="00DF6C2C">
        <w:rPr>
          <w:rFonts w:eastAsia="Times New Roman" w:cs="Times New Roman"/>
          <w:szCs w:val="28"/>
          <w:lang w:eastAsia="ru-RU"/>
        </w:rPr>
        <w:t>«Университет «Дубна»</w:t>
      </w:r>
    </w:p>
    <w:p w14:paraId="61AE856D" w14:textId="77777777" w:rsidR="00DF6C2C" w:rsidRPr="00DF6C2C" w:rsidRDefault="00DF6C2C" w:rsidP="00DF6C2C">
      <w:pPr>
        <w:spacing w:after="0" w:line="240" w:lineRule="auto"/>
        <w:ind w:firstLine="0"/>
        <w:jc w:val="center"/>
        <w:rPr>
          <w:rFonts w:eastAsia="Times New Roman" w:cs="Times New Roman"/>
          <w:szCs w:val="28"/>
          <w:u w:val="single"/>
          <w:lang w:eastAsia="ru-RU"/>
        </w:rPr>
      </w:pPr>
      <w:r w:rsidRPr="00DF6C2C">
        <w:rPr>
          <w:rFonts w:eastAsia="Times New Roman" w:cs="Times New Roman"/>
          <w:szCs w:val="28"/>
          <w:lang w:eastAsia="ru-RU"/>
        </w:rPr>
        <w:t>__________________________</w:t>
      </w:r>
      <w:r w:rsidRPr="00DF6C2C">
        <w:rPr>
          <w:rFonts w:eastAsia="Times New Roman" w:cs="Times New Roman"/>
          <w:szCs w:val="28"/>
          <w:u w:val="single"/>
          <w:lang w:eastAsia="ru-RU"/>
        </w:rPr>
        <w:t>Филиал «Котельники»</w:t>
      </w:r>
      <w:r w:rsidRPr="00DF6C2C">
        <w:rPr>
          <w:rFonts w:eastAsia="Times New Roman" w:cs="Times New Roman"/>
          <w:szCs w:val="28"/>
          <w:lang w:eastAsia="ru-RU"/>
        </w:rPr>
        <w:t>_____________________</w:t>
      </w:r>
    </w:p>
    <w:p w14:paraId="7F4199AF" w14:textId="77777777" w:rsidR="00DF6C2C" w:rsidRPr="00DF6C2C" w:rsidRDefault="00DF6C2C" w:rsidP="00DF6C2C">
      <w:pPr>
        <w:spacing w:after="0" w:line="240" w:lineRule="auto"/>
        <w:jc w:val="center"/>
        <w:outlineLvl w:val="0"/>
        <w:rPr>
          <w:rFonts w:eastAsia="Times New Roman" w:cs="Times New Roman"/>
          <w:b/>
          <w:sz w:val="32"/>
          <w:szCs w:val="32"/>
          <w:lang w:eastAsia="ru-RU"/>
        </w:rPr>
      </w:pPr>
    </w:p>
    <w:p w14:paraId="12B1CEC8" w14:textId="77777777" w:rsidR="00DF6C2C" w:rsidRPr="00DF6C2C" w:rsidRDefault="00DF6C2C" w:rsidP="00DF6C2C">
      <w:pPr>
        <w:spacing w:after="0" w:line="240" w:lineRule="auto"/>
        <w:jc w:val="center"/>
        <w:outlineLvl w:val="0"/>
        <w:rPr>
          <w:rFonts w:eastAsia="Times New Roman" w:cs="Times New Roman"/>
          <w:b/>
          <w:sz w:val="32"/>
          <w:szCs w:val="32"/>
          <w:lang w:eastAsia="ru-RU"/>
        </w:rPr>
      </w:pPr>
    </w:p>
    <w:p w14:paraId="4A567A0A" w14:textId="77777777" w:rsidR="00DF6C2C" w:rsidRPr="00DF6C2C" w:rsidRDefault="00DF6C2C" w:rsidP="00DF6C2C">
      <w:pPr>
        <w:spacing w:after="0" w:line="240" w:lineRule="auto"/>
        <w:jc w:val="center"/>
        <w:outlineLvl w:val="0"/>
        <w:rPr>
          <w:rFonts w:eastAsia="Times New Roman" w:cs="Times New Roman"/>
          <w:b/>
          <w:sz w:val="24"/>
          <w:szCs w:val="24"/>
          <w:lang w:eastAsia="ru-RU"/>
        </w:rPr>
      </w:pPr>
      <w:bookmarkStart w:id="4" w:name="_Toc43371184"/>
      <w:bookmarkStart w:id="5" w:name="_Toc43372293"/>
      <w:bookmarkStart w:id="6" w:name="_Toc43427465"/>
      <w:r w:rsidRPr="00DF6C2C">
        <w:rPr>
          <w:rFonts w:eastAsia="Times New Roman" w:cs="Times New Roman"/>
          <w:b/>
          <w:sz w:val="24"/>
          <w:szCs w:val="24"/>
          <w:lang w:eastAsia="ru-RU"/>
        </w:rPr>
        <w:t>ВЫПУСКНАЯ КВАЛИФИКАЦИОННАЯ РАБОТА</w:t>
      </w:r>
      <w:bookmarkEnd w:id="4"/>
      <w:bookmarkEnd w:id="5"/>
      <w:bookmarkEnd w:id="6"/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7294B1FD" w14:textId="77777777" w:rsidR="00DF6C2C" w:rsidRPr="00DF6C2C" w:rsidRDefault="00DF6C2C" w:rsidP="00DF6C2C">
      <w:pPr>
        <w:spacing w:after="0" w:line="240" w:lineRule="auto"/>
        <w:jc w:val="center"/>
        <w:outlineLvl w:val="0"/>
        <w:rPr>
          <w:rFonts w:eastAsia="Times New Roman" w:cs="Times New Roman"/>
          <w:b/>
          <w:sz w:val="24"/>
          <w:szCs w:val="24"/>
          <w:lang w:eastAsia="ru-RU"/>
        </w:rPr>
      </w:pPr>
    </w:p>
    <w:p w14:paraId="4D7D2761" w14:textId="77777777" w:rsidR="00DF6C2C" w:rsidRPr="00DF6C2C" w:rsidRDefault="00DF6C2C" w:rsidP="00DF6C2C">
      <w:pPr>
        <w:spacing w:after="0" w:line="240" w:lineRule="auto"/>
        <w:jc w:val="center"/>
        <w:outlineLvl w:val="0"/>
        <w:rPr>
          <w:rFonts w:eastAsia="Times New Roman" w:cs="Times New Roman"/>
          <w:b/>
          <w:szCs w:val="28"/>
          <w:lang w:eastAsia="ru-RU"/>
        </w:rPr>
      </w:pPr>
      <w:bookmarkStart w:id="7" w:name="_Toc43371185"/>
      <w:bookmarkStart w:id="8" w:name="_Toc43372294"/>
      <w:bookmarkStart w:id="9" w:name="_Toc43427466"/>
      <w:r w:rsidRPr="00DF6C2C">
        <w:rPr>
          <w:rFonts w:eastAsia="Times New Roman" w:cs="Times New Roman"/>
          <w:b/>
          <w:szCs w:val="28"/>
          <w:lang w:eastAsia="ru-RU"/>
        </w:rPr>
        <w:t>БАКАЛАВРСКАЯ РАБОТА</w:t>
      </w:r>
      <w:bookmarkEnd w:id="7"/>
      <w:bookmarkEnd w:id="8"/>
      <w:bookmarkEnd w:id="9"/>
    </w:p>
    <w:p w14:paraId="555C8070" w14:textId="77777777" w:rsidR="00DF6C2C" w:rsidRPr="00DF6C2C" w:rsidRDefault="00DF6C2C" w:rsidP="00DF6C2C">
      <w:pPr>
        <w:spacing w:after="0" w:line="240" w:lineRule="auto"/>
        <w:jc w:val="center"/>
        <w:outlineLvl w:val="0"/>
        <w:rPr>
          <w:rFonts w:eastAsia="Times New Roman" w:cs="Times New Roman"/>
          <w:b/>
          <w:sz w:val="32"/>
          <w:szCs w:val="32"/>
          <w:lang w:eastAsia="ru-RU"/>
        </w:rPr>
      </w:pPr>
    </w:p>
    <w:p w14:paraId="58B83E79" w14:textId="446E2725" w:rsidR="00DF6C2C" w:rsidRDefault="00DF6C2C" w:rsidP="00DF6C2C">
      <w:pPr>
        <w:spacing w:after="0"/>
        <w:ind w:left="720" w:hanging="720"/>
        <w:jc w:val="both"/>
        <w:outlineLvl w:val="0"/>
        <w:rPr>
          <w:rFonts w:eastAsia="Times New Roman" w:cs="Times New Roman"/>
          <w:szCs w:val="28"/>
          <w:u w:val="single"/>
          <w:lang w:eastAsia="ru-RU"/>
        </w:rPr>
      </w:pPr>
      <w:bookmarkStart w:id="10" w:name="_Toc43371186"/>
      <w:bookmarkStart w:id="11" w:name="_Toc43372295"/>
      <w:bookmarkStart w:id="12" w:name="_Toc43427467"/>
      <w:r w:rsidRPr="00DF6C2C">
        <w:rPr>
          <w:rFonts w:eastAsia="Times New Roman" w:cs="Times New Roman"/>
          <w:b/>
          <w:sz w:val="24"/>
          <w:szCs w:val="24"/>
          <w:lang w:eastAsia="ru-RU"/>
        </w:rPr>
        <w:t>Тема</w:t>
      </w:r>
      <w:r w:rsidRPr="00DF6C2C">
        <w:rPr>
          <w:rFonts w:eastAsia="Times New Roman" w:cs="Times New Roman"/>
          <w:szCs w:val="28"/>
          <w:lang w:eastAsia="ru-RU"/>
        </w:rPr>
        <w:t xml:space="preserve"> </w:t>
      </w:r>
      <w:r w:rsidRPr="00DF6C2C">
        <w:rPr>
          <w:rFonts w:asciiTheme="minorHAnsi" w:hAnsiTheme="minorHAnsi"/>
          <w:color w:val="000000"/>
          <w:sz w:val="27"/>
          <w:szCs w:val="27"/>
        </w:rPr>
        <w:t>___</w:t>
      </w:r>
      <w:r>
        <w:rPr>
          <w:rFonts w:eastAsia="Times New Roman" w:cs="Times New Roman"/>
          <w:szCs w:val="28"/>
          <w:u w:val="single"/>
          <w:lang w:eastAsia="ru-RU"/>
        </w:rPr>
        <w:t xml:space="preserve">Разработка </w:t>
      </w:r>
      <w:r w:rsidR="00352A1C">
        <w:rPr>
          <w:rFonts w:eastAsia="Times New Roman" w:cs="Times New Roman"/>
          <w:szCs w:val="28"/>
          <w:u w:val="single"/>
          <w:lang w:eastAsia="ru-RU"/>
        </w:rPr>
        <w:t>алгоритмов сортировки выбора и поиска на основе порождающих последовательностей</w:t>
      </w:r>
      <w:r w:rsidR="00352A1C">
        <w:rPr>
          <w:rFonts w:eastAsia="Times New Roman" w:cs="Times New Roman"/>
          <w:szCs w:val="28"/>
          <w:u w:val="single"/>
          <w:lang w:eastAsia="ru-RU"/>
        </w:rPr>
        <w:tab/>
        <w:t xml:space="preserve">     </w:t>
      </w:r>
      <w:r w:rsidR="00352A1C">
        <w:rPr>
          <w:rFonts w:eastAsia="Times New Roman" w:cs="Times New Roman"/>
          <w:szCs w:val="28"/>
          <w:u w:val="single"/>
          <w:lang w:eastAsia="ru-RU"/>
        </w:rPr>
        <w:tab/>
      </w:r>
      <w:r w:rsidR="00352A1C">
        <w:rPr>
          <w:rFonts w:eastAsia="Times New Roman" w:cs="Times New Roman"/>
          <w:szCs w:val="28"/>
          <w:u w:val="single"/>
          <w:lang w:eastAsia="ru-RU"/>
        </w:rPr>
        <w:tab/>
      </w:r>
      <w:r w:rsidR="00352A1C">
        <w:rPr>
          <w:rFonts w:eastAsia="Times New Roman" w:cs="Times New Roman"/>
          <w:szCs w:val="28"/>
          <w:u w:val="single"/>
          <w:lang w:eastAsia="ru-RU"/>
        </w:rPr>
        <w:tab/>
      </w:r>
      <w:r w:rsidR="00352A1C">
        <w:rPr>
          <w:rFonts w:eastAsia="Times New Roman" w:cs="Times New Roman"/>
          <w:szCs w:val="28"/>
          <w:u w:val="single"/>
          <w:lang w:eastAsia="ru-RU"/>
        </w:rPr>
        <w:tab/>
      </w:r>
      <w:r w:rsidR="00352A1C">
        <w:rPr>
          <w:rFonts w:eastAsia="Times New Roman" w:cs="Times New Roman"/>
          <w:szCs w:val="28"/>
          <w:u w:val="single"/>
          <w:lang w:eastAsia="ru-RU"/>
        </w:rPr>
        <w:tab/>
      </w:r>
      <w:bookmarkEnd w:id="10"/>
      <w:bookmarkEnd w:id="11"/>
      <w:bookmarkEnd w:id="12"/>
    </w:p>
    <w:p w14:paraId="0B4D2883" w14:textId="77777777" w:rsidR="00352A1C" w:rsidRPr="00DF6C2C" w:rsidRDefault="00352A1C" w:rsidP="00DE392A">
      <w:pPr>
        <w:spacing w:after="0"/>
        <w:ind w:firstLine="0"/>
        <w:jc w:val="both"/>
        <w:outlineLvl w:val="0"/>
        <w:rPr>
          <w:rFonts w:eastAsia="Times New Roman" w:cs="Times New Roman"/>
          <w:color w:val="FF0000"/>
          <w:szCs w:val="28"/>
          <w:u w:val="single"/>
          <w:lang w:eastAsia="ru-RU"/>
        </w:rPr>
      </w:pPr>
    </w:p>
    <w:p w14:paraId="2F41967A" w14:textId="77777777" w:rsidR="00DF6C2C" w:rsidRPr="00DF6C2C" w:rsidRDefault="00DF6C2C" w:rsidP="00DF6C2C">
      <w:pPr>
        <w:spacing w:after="0"/>
        <w:ind w:firstLine="0"/>
        <w:jc w:val="both"/>
        <w:outlineLvl w:val="0"/>
        <w:rPr>
          <w:rFonts w:eastAsia="Times New Roman" w:cs="Times New Roman"/>
          <w:b/>
          <w:sz w:val="24"/>
          <w:szCs w:val="24"/>
          <w:lang w:eastAsia="ru-RU"/>
        </w:rPr>
      </w:pPr>
    </w:p>
    <w:p w14:paraId="02369D17" w14:textId="4AFA6912" w:rsidR="00DF6C2C" w:rsidRPr="00DF6C2C" w:rsidRDefault="00DF6C2C" w:rsidP="00DF6C2C">
      <w:pPr>
        <w:spacing w:after="0"/>
        <w:ind w:firstLine="0"/>
        <w:jc w:val="both"/>
        <w:outlineLvl w:val="0"/>
        <w:rPr>
          <w:rFonts w:eastAsia="Times New Roman" w:cs="Times New Roman"/>
          <w:sz w:val="24"/>
          <w:szCs w:val="24"/>
          <w:u w:val="single"/>
          <w:lang w:eastAsia="ru-RU"/>
        </w:rPr>
      </w:pPr>
      <w:bookmarkStart w:id="13" w:name="_Toc43371187"/>
      <w:bookmarkStart w:id="14" w:name="_Toc43372296"/>
      <w:bookmarkStart w:id="15" w:name="_Toc43427468"/>
      <w:r w:rsidRPr="00DF6C2C">
        <w:rPr>
          <w:rFonts w:eastAsia="Times New Roman" w:cs="Times New Roman"/>
          <w:b/>
          <w:sz w:val="24"/>
          <w:szCs w:val="24"/>
          <w:lang w:eastAsia="ru-RU"/>
        </w:rPr>
        <w:t>Ф.И.О. студента ____</w:t>
      </w:r>
      <w:r w:rsidR="000D11BE">
        <w:rPr>
          <w:rFonts w:eastAsia="Times New Roman" w:cs="Times New Roman"/>
          <w:sz w:val="24"/>
          <w:szCs w:val="24"/>
          <w:u w:val="single"/>
          <w:lang w:eastAsia="ru-RU"/>
        </w:rPr>
        <w:t>Челбухов Юрий Алексеевич</w:t>
      </w:r>
      <w:r w:rsidRPr="00DF6C2C">
        <w:rPr>
          <w:rFonts w:eastAsia="Times New Roman" w:cs="Times New Roman"/>
          <w:b/>
          <w:sz w:val="24"/>
          <w:szCs w:val="24"/>
          <w:lang w:eastAsia="ru-RU"/>
        </w:rPr>
        <w:t>_______</w:t>
      </w:r>
      <w:bookmarkEnd w:id="13"/>
      <w:bookmarkEnd w:id="14"/>
      <w:bookmarkEnd w:id="15"/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                                                           </w:t>
      </w:r>
    </w:p>
    <w:p w14:paraId="04353BDF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09469C8E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Группа </w:t>
      </w:r>
      <w:r w:rsidRPr="00DF6C2C">
        <w:rPr>
          <w:rFonts w:eastAsia="Times New Roman" w:cs="Times New Roman"/>
          <w:sz w:val="24"/>
          <w:szCs w:val="24"/>
          <w:lang w:eastAsia="ru-RU"/>
        </w:rPr>
        <w:t>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ИВТ-41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   </w:t>
      </w: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Направление подготовки 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 09.03.01 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«Информатика и вычислительная техника»</w:t>
      </w:r>
    </w:p>
    <w:p w14:paraId="74F0A314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Направленность (профиль) образовательной программы  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Технологии разработки программного обеспечения</w:t>
      </w:r>
    </w:p>
    <w:p w14:paraId="4EAD2D5B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Выпускающая кафедра 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«Информационные технологии в управлении»</w:t>
      </w:r>
      <w:r w:rsidRPr="00DF6C2C">
        <w:rPr>
          <w:rFonts w:eastAsia="Times New Roman" w:cs="Times New Roman"/>
          <w:sz w:val="24"/>
          <w:szCs w:val="24"/>
          <w:lang w:eastAsia="ru-RU"/>
        </w:rPr>
        <w:t>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  </w:t>
      </w:r>
    </w:p>
    <w:p w14:paraId="64B1CF01" w14:textId="77777777" w:rsidR="00DF6C2C" w:rsidRPr="00DF6C2C" w:rsidRDefault="00DF6C2C" w:rsidP="00DF6C2C">
      <w:pPr>
        <w:spacing w:after="0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145F3621" w14:textId="77777777" w:rsidR="00DF6C2C" w:rsidRPr="00DF6C2C" w:rsidRDefault="00DF6C2C" w:rsidP="00DF6C2C">
      <w:pPr>
        <w:spacing w:after="0" w:line="240" w:lineRule="auto"/>
        <w:ind w:firstLine="0"/>
        <w:jc w:val="both"/>
        <w:outlineLvl w:val="0"/>
        <w:rPr>
          <w:rFonts w:eastAsia="Times New Roman" w:cs="Times New Roman"/>
          <w:sz w:val="24"/>
          <w:szCs w:val="24"/>
          <w:lang w:eastAsia="ru-RU"/>
        </w:rPr>
      </w:pPr>
      <w:bookmarkStart w:id="16" w:name="_Toc43371188"/>
      <w:bookmarkStart w:id="17" w:name="_Toc43372297"/>
      <w:bookmarkStart w:id="18" w:name="_Toc43427469"/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Руководитель работы     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__________________________ / 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_</w:t>
      </w:r>
      <w:r w:rsidRPr="00DF6C2C">
        <w:rPr>
          <w:rFonts w:asciiTheme="minorHAnsi" w:hAnsiTheme="minorHAnsi"/>
          <w:color w:val="000000"/>
          <w:sz w:val="27"/>
          <w:szCs w:val="27"/>
          <w:u w:val="single"/>
        </w:rPr>
        <w:t xml:space="preserve"> </w:t>
      </w:r>
      <w:proofErr w:type="spellStart"/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доц</w:t>
      </w:r>
      <w:proofErr w:type="gramStart"/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.А</w:t>
      </w:r>
      <w:proofErr w:type="gramEnd"/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ртамонов</w:t>
      </w:r>
      <w:proofErr w:type="spellEnd"/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Ю.Н.__</w:t>
      </w:r>
      <w:r w:rsidRPr="00DF6C2C">
        <w:rPr>
          <w:rFonts w:eastAsia="Times New Roman" w:cs="Times New Roman"/>
          <w:sz w:val="24"/>
          <w:szCs w:val="24"/>
          <w:lang w:eastAsia="ru-RU"/>
        </w:rPr>
        <w:t>/</w:t>
      </w:r>
      <w:bookmarkEnd w:id="16"/>
      <w:bookmarkEnd w:id="17"/>
      <w:bookmarkEnd w:id="18"/>
    </w:p>
    <w:p w14:paraId="23AC3E85" w14:textId="77777777" w:rsidR="00DF6C2C" w:rsidRPr="00DF6C2C" w:rsidRDefault="00DF6C2C" w:rsidP="00DF6C2C">
      <w:pPr>
        <w:spacing w:after="0" w:line="240" w:lineRule="auto"/>
        <w:ind w:firstLine="0"/>
        <w:jc w:val="both"/>
        <w:outlineLvl w:val="0"/>
        <w:rPr>
          <w:rFonts w:eastAsia="Times New Roman" w:cs="Times New Roman"/>
          <w:i/>
          <w:sz w:val="20"/>
          <w:szCs w:val="20"/>
          <w:lang w:eastAsia="ru-RU"/>
        </w:rPr>
      </w:pPr>
      <w:r w:rsidRPr="00DF6C2C">
        <w:rPr>
          <w:rFonts w:eastAsia="Times New Roman" w:cs="Times New Roman"/>
          <w:i/>
          <w:sz w:val="24"/>
          <w:szCs w:val="24"/>
          <w:lang w:eastAsia="ru-RU"/>
        </w:rPr>
        <w:t xml:space="preserve">                                                       </w:t>
      </w:r>
      <w:bookmarkStart w:id="19" w:name="_Toc43371189"/>
      <w:bookmarkStart w:id="20" w:name="_Toc43372298"/>
      <w:bookmarkStart w:id="21" w:name="_Toc43427470"/>
      <w:r w:rsidRPr="00DF6C2C">
        <w:rPr>
          <w:rFonts w:eastAsia="Times New Roman" w:cs="Times New Roman"/>
          <w:i/>
          <w:sz w:val="20"/>
          <w:szCs w:val="20"/>
          <w:lang w:eastAsia="ru-RU"/>
        </w:rPr>
        <w:t>подпись                                     уч. степень, И.О. Фамилия</w:t>
      </w:r>
      <w:bookmarkEnd w:id="19"/>
      <w:bookmarkEnd w:id="20"/>
      <w:bookmarkEnd w:id="21"/>
    </w:p>
    <w:p w14:paraId="21E74671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Консультант (ы)             </w:t>
      </w:r>
      <w:r w:rsidRPr="00DF6C2C">
        <w:rPr>
          <w:rFonts w:eastAsia="Times New Roman" w:cs="Times New Roman"/>
          <w:sz w:val="24"/>
          <w:szCs w:val="24"/>
          <w:lang w:eastAsia="ru-RU"/>
        </w:rPr>
        <w:t>__________________________  /</w:t>
      </w:r>
      <w:r w:rsidRPr="00DF6C2C">
        <w:rPr>
          <w:rFonts w:eastAsia="Times New Roman" w:cs="Times New Roman"/>
          <w:szCs w:val="28"/>
          <w:lang w:eastAsia="ru-RU"/>
        </w:rPr>
        <w:t>________________</w:t>
      </w:r>
      <w:r w:rsidRPr="00DF6C2C">
        <w:rPr>
          <w:rFonts w:eastAsia="Times New Roman" w:cs="Times New Roman"/>
          <w:sz w:val="24"/>
          <w:szCs w:val="24"/>
          <w:lang w:eastAsia="ru-RU"/>
        </w:rPr>
        <w:t>/</w:t>
      </w:r>
    </w:p>
    <w:p w14:paraId="40861386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</w:t>
      </w:r>
      <w:r w:rsidRPr="00DF6C2C">
        <w:rPr>
          <w:rFonts w:eastAsia="Times New Roman" w:cs="Times New Roman"/>
          <w:i/>
          <w:sz w:val="20"/>
          <w:szCs w:val="20"/>
          <w:lang w:eastAsia="ru-RU"/>
        </w:rPr>
        <w:t>подпись                                      уч. степень, И.О. Фамилия</w:t>
      </w:r>
    </w:p>
    <w:p w14:paraId="72A7D78A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_________________________    /</w:t>
      </w:r>
      <w:r w:rsidRPr="00DF6C2C">
        <w:rPr>
          <w:rFonts w:eastAsia="Times New Roman" w:cs="Times New Roman"/>
          <w:szCs w:val="28"/>
          <w:lang w:eastAsia="ru-RU"/>
        </w:rPr>
        <w:t>________________</w:t>
      </w:r>
      <w:r w:rsidRPr="00DF6C2C">
        <w:rPr>
          <w:rFonts w:eastAsia="Times New Roman" w:cs="Times New Roman"/>
          <w:sz w:val="24"/>
          <w:szCs w:val="24"/>
          <w:lang w:eastAsia="ru-RU"/>
        </w:rPr>
        <w:t>/</w:t>
      </w:r>
    </w:p>
    <w:p w14:paraId="2C04BD7F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i/>
          <w:sz w:val="20"/>
          <w:szCs w:val="20"/>
          <w:lang w:eastAsia="ru-RU"/>
        </w:rPr>
        <w:t xml:space="preserve">                                                                    подпись                                   уч. степень, И.О. Фамилия            </w:t>
      </w:r>
    </w:p>
    <w:p w14:paraId="4CE68E6C" w14:textId="77777777" w:rsidR="00DF6C2C" w:rsidRPr="00DF6C2C" w:rsidRDefault="00DF6C2C" w:rsidP="00DF6C2C">
      <w:pPr>
        <w:spacing w:after="0" w:line="240" w:lineRule="auto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43F2A48B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Рецензент 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                      ________________________        /</w:t>
      </w:r>
      <w:r w:rsidRPr="00DF6C2C">
        <w:rPr>
          <w:rFonts w:eastAsia="Times New Roman" w:cs="Times New Roman"/>
          <w:szCs w:val="28"/>
          <w:lang w:eastAsia="ru-RU"/>
        </w:rPr>
        <w:t>_</w:t>
      </w:r>
      <w:r w:rsidRPr="00DF6C2C">
        <w:rPr>
          <w:rFonts w:eastAsia="Times New Roman" w:cs="Times New Roman"/>
          <w:sz w:val="24"/>
          <w:szCs w:val="24"/>
          <w:lang w:eastAsia="ru-RU"/>
        </w:rPr>
        <w:t>______________</w:t>
      </w:r>
      <w:r w:rsidRPr="00DF6C2C">
        <w:rPr>
          <w:rFonts w:eastAsia="Times New Roman" w:cs="Times New Roman"/>
          <w:szCs w:val="28"/>
          <w:lang w:eastAsia="ru-RU"/>
        </w:rPr>
        <w:t>___</w:t>
      </w:r>
      <w:r w:rsidRPr="00DF6C2C">
        <w:rPr>
          <w:rFonts w:eastAsia="Times New Roman" w:cs="Times New Roman"/>
          <w:sz w:val="24"/>
          <w:szCs w:val="24"/>
          <w:lang w:eastAsia="ru-RU"/>
        </w:rPr>
        <w:t>/</w:t>
      </w:r>
    </w:p>
    <w:p w14:paraId="4E9F4422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b/>
          <w:sz w:val="24"/>
          <w:szCs w:val="24"/>
          <w:lang w:eastAsia="ru-RU"/>
        </w:rPr>
      </w:pPr>
      <w:r w:rsidRPr="00DF6C2C">
        <w:rPr>
          <w:rFonts w:eastAsia="Times New Roman" w:cs="Times New Roman"/>
          <w:i/>
          <w:sz w:val="20"/>
          <w:szCs w:val="20"/>
          <w:lang w:eastAsia="ru-RU"/>
        </w:rPr>
        <w:t xml:space="preserve">                                                                     подпись                                  уч. степень, И.О. Фамилия            </w:t>
      </w:r>
    </w:p>
    <w:p w14:paraId="4F05ABCF" w14:textId="77777777" w:rsidR="00DF6C2C" w:rsidRPr="00DF6C2C" w:rsidRDefault="00DF6C2C" w:rsidP="00DF6C2C">
      <w:pPr>
        <w:spacing w:after="0"/>
        <w:jc w:val="both"/>
        <w:outlineLvl w:val="0"/>
        <w:rPr>
          <w:rFonts w:eastAsia="Times New Roman" w:cs="Times New Roman"/>
          <w:b/>
          <w:sz w:val="24"/>
          <w:szCs w:val="24"/>
          <w:lang w:eastAsia="ru-RU"/>
        </w:rPr>
      </w:pPr>
    </w:p>
    <w:p w14:paraId="279D0DC6" w14:textId="77777777" w:rsidR="00DF6C2C" w:rsidRPr="00DF6C2C" w:rsidRDefault="00DF6C2C" w:rsidP="00DF6C2C">
      <w:pPr>
        <w:spacing w:after="0"/>
        <w:ind w:firstLine="0"/>
        <w:jc w:val="both"/>
        <w:outlineLvl w:val="0"/>
        <w:rPr>
          <w:rFonts w:eastAsia="Times New Roman" w:cs="Times New Roman"/>
          <w:b/>
          <w:sz w:val="24"/>
          <w:szCs w:val="24"/>
          <w:lang w:eastAsia="ru-RU"/>
        </w:rPr>
      </w:pPr>
      <w:bookmarkStart w:id="22" w:name="_Toc43371190"/>
      <w:bookmarkStart w:id="23" w:name="_Toc43372299"/>
      <w:bookmarkStart w:id="24" w:name="_Toc43427471"/>
      <w:r w:rsidRPr="00DF6C2C">
        <w:rPr>
          <w:rFonts w:eastAsia="Times New Roman" w:cs="Times New Roman"/>
          <w:b/>
          <w:sz w:val="24"/>
          <w:szCs w:val="24"/>
          <w:lang w:eastAsia="ru-RU"/>
        </w:rPr>
        <w:t>Выпускная квалификационная работа</w:t>
      </w:r>
      <w:bookmarkEnd w:id="22"/>
      <w:bookmarkEnd w:id="23"/>
      <w:bookmarkEnd w:id="24"/>
    </w:p>
    <w:p w14:paraId="4F263C25" w14:textId="35D529CC" w:rsidR="00DF6C2C" w:rsidRPr="00DF6C2C" w:rsidRDefault="00DF6C2C" w:rsidP="00DF6C2C">
      <w:pPr>
        <w:spacing w:after="0"/>
        <w:ind w:firstLine="0"/>
        <w:jc w:val="both"/>
        <w:outlineLvl w:val="0"/>
        <w:rPr>
          <w:rFonts w:eastAsia="Times New Roman" w:cs="Times New Roman"/>
          <w:sz w:val="24"/>
          <w:szCs w:val="24"/>
          <w:lang w:eastAsia="ru-RU"/>
        </w:rPr>
      </w:pPr>
      <w:bookmarkStart w:id="25" w:name="_Toc43371191"/>
      <w:bookmarkStart w:id="26" w:name="_Toc43372300"/>
      <w:bookmarkStart w:id="27" w:name="_Toc43427472"/>
      <w:proofErr w:type="gramStart"/>
      <w:r w:rsidRPr="00DF6C2C">
        <w:rPr>
          <w:rFonts w:eastAsia="Times New Roman" w:cs="Times New Roman"/>
          <w:b/>
          <w:sz w:val="24"/>
          <w:szCs w:val="24"/>
          <w:lang w:eastAsia="ru-RU"/>
        </w:rPr>
        <w:t>допущена</w:t>
      </w:r>
      <w:proofErr w:type="gramEnd"/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 к защите                                                                 </w:t>
      </w:r>
      <w:r w:rsidRPr="00DF6C2C">
        <w:rPr>
          <w:rFonts w:eastAsia="Times New Roman" w:cs="Times New Roman"/>
          <w:bCs/>
          <w:sz w:val="24"/>
          <w:szCs w:val="24"/>
          <w:lang w:eastAsia="ru-RU"/>
        </w:rPr>
        <w:t>«</w:t>
      </w:r>
      <w:r w:rsidRPr="00DF6C2C">
        <w:rPr>
          <w:rFonts w:eastAsia="Times New Roman" w:cs="Times New Roman"/>
          <w:bCs/>
          <w:sz w:val="24"/>
          <w:szCs w:val="24"/>
          <w:u w:val="single"/>
          <w:lang w:eastAsia="ru-RU"/>
        </w:rPr>
        <w:t>1</w:t>
      </w:r>
      <w:r w:rsidR="003C05BD">
        <w:rPr>
          <w:rFonts w:eastAsia="Times New Roman" w:cs="Times New Roman"/>
          <w:bCs/>
          <w:sz w:val="24"/>
          <w:szCs w:val="24"/>
          <w:u w:val="single"/>
          <w:lang w:eastAsia="ru-RU"/>
        </w:rPr>
        <w:t>1</w:t>
      </w:r>
      <w:r w:rsidRPr="00DF6C2C">
        <w:rPr>
          <w:rFonts w:eastAsia="Times New Roman" w:cs="Times New Roman"/>
          <w:bCs/>
          <w:sz w:val="24"/>
          <w:szCs w:val="24"/>
          <w:u w:val="single"/>
          <w:lang w:eastAsia="ru-RU"/>
        </w:rPr>
        <w:t>» июня 2021 г.</w:t>
      </w:r>
      <w:bookmarkEnd w:id="25"/>
      <w:bookmarkEnd w:id="26"/>
      <w:bookmarkEnd w:id="27"/>
    </w:p>
    <w:p w14:paraId="08DE41C5" w14:textId="77777777" w:rsidR="00DF6C2C" w:rsidRPr="00DF6C2C" w:rsidRDefault="00DF6C2C" w:rsidP="00DF6C2C">
      <w:pPr>
        <w:spacing w:after="0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518DCC60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>Заведующий кафедрой                  __</w:t>
      </w:r>
      <w:r w:rsidRPr="00DF6C2C">
        <w:rPr>
          <w:rFonts w:eastAsia="Times New Roman" w:cs="Times New Roman"/>
          <w:sz w:val="24"/>
          <w:szCs w:val="24"/>
          <w:lang w:eastAsia="ru-RU"/>
        </w:rPr>
        <w:t>___________/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к.ф.-м.н., доцент </w:t>
      </w:r>
      <w:proofErr w:type="spellStart"/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Н.Н.Орлов</w:t>
      </w:r>
      <w:proofErr w:type="spellEnd"/>
      <w:r w:rsidRPr="00DF6C2C">
        <w:rPr>
          <w:rFonts w:eastAsia="Times New Roman" w:cs="Times New Roman"/>
          <w:szCs w:val="28"/>
          <w:lang w:eastAsia="ru-RU"/>
        </w:rPr>
        <w:t>_/</w:t>
      </w:r>
    </w:p>
    <w:p w14:paraId="47E6665A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b/>
          <w:sz w:val="24"/>
          <w:szCs w:val="24"/>
          <w:lang w:eastAsia="ru-RU"/>
        </w:rPr>
      </w:pPr>
      <w:r w:rsidRPr="00DF6C2C">
        <w:rPr>
          <w:rFonts w:eastAsia="Times New Roman" w:cs="Times New Roman"/>
          <w:i/>
          <w:sz w:val="20"/>
          <w:szCs w:val="20"/>
          <w:lang w:eastAsia="ru-RU"/>
        </w:rPr>
        <w:t xml:space="preserve">                                                                                                           подпись         уч. степень, И.О. Фамилия            </w:t>
      </w:r>
    </w:p>
    <w:p w14:paraId="6CF15E9D" w14:textId="77777777" w:rsidR="00DF6C2C" w:rsidRPr="00DF6C2C" w:rsidRDefault="00DF6C2C" w:rsidP="00DF6C2C">
      <w:pPr>
        <w:spacing w:after="0" w:line="240" w:lineRule="auto"/>
        <w:jc w:val="center"/>
        <w:outlineLvl w:val="0"/>
        <w:rPr>
          <w:rFonts w:eastAsia="Times New Roman" w:cs="Times New Roman"/>
          <w:b/>
          <w:i/>
          <w:sz w:val="24"/>
          <w:szCs w:val="24"/>
          <w:lang w:eastAsia="ru-RU"/>
        </w:rPr>
      </w:pPr>
    </w:p>
    <w:p w14:paraId="02C797AA" w14:textId="6FDE0BE8" w:rsidR="00DF6C2C" w:rsidRPr="00DF6C2C" w:rsidRDefault="00F83FAA" w:rsidP="00F83FAA">
      <w:pPr>
        <w:tabs>
          <w:tab w:val="left" w:pos="5205"/>
        </w:tabs>
        <w:spacing w:after="0" w:line="240" w:lineRule="auto"/>
        <w:ind w:firstLine="0"/>
        <w:jc w:val="both"/>
        <w:outlineLvl w:val="0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ab/>
      </w:r>
    </w:p>
    <w:p w14:paraId="3E11F427" w14:textId="77777777" w:rsidR="00DF6C2C" w:rsidRPr="00DF6C2C" w:rsidRDefault="00DF6C2C" w:rsidP="00DF6C2C">
      <w:pPr>
        <w:spacing w:after="0" w:line="240" w:lineRule="auto"/>
        <w:ind w:firstLine="0"/>
        <w:jc w:val="center"/>
        <w:outlineLvl w:val="0"/>
        <w:rPr>
          <w:rFonts w:eastAsia="Times New Roman" w:cs="Times New Roman"/>
          <w:sz w:val="24"/>
          <w:szCs w:val="24"/>
          <w:lang w:eastAsia="ru-RU"/>
        </w:rPr>
      </w:pPr>
      <w:bookmarkStart w:id="28" w:name="_Toc43371192"/>
      <w:bookmarkStart w:id="29" w:name="_Toc43372301"/>
      <w:bookmarkStart w:id="30" w:name="_Toc43427473"/>
      <w:r w:rsidRPr="00DF6C2C">
        <w:rPr>
          <w:rFonts w:eastAsia="Times New Roman" w:cs="Times New Roman"/>
          <w:sz w:val="24"/>
          <w:szCs w:val="24"/>
          <w:lang w:eastAsia="ru-RU"/>
        </w:rPr>
        <w:t>г. Котельники-2021 г.</w:t>
      </w:r>
      <w:bookmarkEnd w:id="28"/>
      <w:bookmarkEnd w:id="29"/>
      <w:bookmarkEnd w:id="30"/>
    </w:p>
    <w:p w14:paraId="51D05A21" w14:textId="77777777" w:rsidR="00DF6C2C" w:rsidRPr="00DF6C2C" w:rsidRDefault="00DF6C2C" w:rsidP="00104DEA">
      <w:pPr>
        <w:spacing w:after="0" w:line="240" w:lineRule="auto"/>
        <w:ind w:firstLine="0"/>
        <w:jc w:val="center"/>
        <w:outlineLvl w:val="0"/>
        <w:rPr>
          <w:rFonts w:eastAsia="Times New Roman" w:cs="Times New Roman"/>
          <w:szCs w:val="28"/>
          <w:lang w:eastAsia="ru-RU"/>
        </w:rPr>
      </w:pPr>
      <w:r w:rsidRPr="00DF6C2C">
        <w:rPr>
          <w:rFonts w:cs="Times New Roman"/>
          <w:b/>
          <w:szCs w:val="28"/>
        </w:rPr>
        <w:br w:type="page"/>
      </w:r>
      <w:bookmarkStart w:id="31" w:name="_Toc43371193"/>
      <w:bookmarkStart w:id="32" w:name="_Toc43372302"/>
      <w:bookmarkStart w:id="33" w:name="_Toc43427474"/>
      <w:r w:rsidRPr="00DF6C2C">
        <w:rPr>
          <w:rFonts w:eastAsia="Times New Roman" w:cs="Times New Roman"/>
          <w:szCs w:val="28"/>
          <w:lang w:eastAsia="ru-RU"/>
        </w:rPr>
        <w:lastRenderedPageBreak/>
        <w:t>Государственное бюджетное образовательное учреждение</w:t>
      </w:r>
      <w:bookmarkEnd w:id="31"/>
      <w:bookmarkEnd w:id="32"/>
      <w:bookmarkEnd w:id="33"/>
    </w:p>
    <w:p w14:paraId="411E8C4A" w14:textId="77777777" w:rsidR="00DF6C2C" w:rsidRPr="00DF6C2C" w:rsidRDefault="00DF6C2C" w:rsidP="00104DE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DF6C2C">
        <w:rPr>
          <w:rFonts w:eastAsia="Times New Roman" w:cs="Times New Roman"/>
          <w:szCs w:val="28"/>
          <w:lang w:eastAsia="ru-RU"/>
        </w:rPr>
        <w:t>высшего образования Московской области</w:t>
      </w:r>
    </w:p>
    <w:p w14:paraId="4BF8C6BA" w14:textId="77777777" w:rsidR="00DF6C2C" w:rsidRPr="00DF6C2C" w:rsidRDefault="00DF6C2C" w:rsidP="00104DEA">
      <w:pPr>
        <w:spacing w:after="0"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DF6C2C">
        <w:rPr>
          <w:rFonts w:eastAsia="Times New Roman" w:cs="Times New Roman"/>
          <w:szCs w:val="28"/>
          <w:lang w:eastAsia="ru-RU"/>
        </w:rPr>
        <w:t>«Университет «Дубна»</w:t>
      </w:r>
    </w:p>
    <w:p w14:paraId="21ECB13A" w14:textId="77777777" w:rsidR="00DF6C2C" w:rsidRPr="00DF6C2C" w:rsidRDefault="00DF6C2C" w:rsidP="00104DEA">
      <w:pPr>
        <w:spacing w:after="0" w:line="240" w:lineRule="auto"/>
        <w:ind w:firstLine="0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F6C2C">
        <w:rPr>
          <w:rFonts w:eastAsia="Times New Roman" w:cs="Times New Roman"/>
          <w:szCs w:val="28"/>
          <w:lang w:eastAsia="ru-RU"/>
        </w:rPr>
        <w:t>__________________________</w:t>
      </w:r>
      <w:r w:rsidRPr="00DF6C2C">
        <w:rPr>
          <w:rFonts w:eastAsia="Times New Roman" w:cs="Times New Roman"/>
          <w:szCs w:val="28"/>
          <w:u w:val="single"/>
          <w:lang w:eastAsia="ru-RU"/>
        </w:rPr>
        <w:t>Филиал «Котельники»</w:t>
      </w:r>
      <w:r w:rsidRPr="00DF6C2C">
        <w:rPr>
          <w:rFonts w:eastAsia="Times New Roman" w:cs="Times New Roman"/>
          <w:szCs w:val="28"/>
          <w:lang w:eastAsia="ru-RU"/>
        </w:rPr>
        <w:t>_____________________</w:t>
      </w:r>
    </w:p>
    <w:p w14:paraId="1057C7E1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129BB2FF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A2E9336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7D26FC2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0F164A1C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 xml:space="preserve">                      </w:t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  <w:t xml:space="preserve">                      </w:t>
      </w:r>
      <w:r w:rsidRPr="00DF6C2C">
        <w:rPr>
          <w:rFonts w:eastAsia="Times New Roman" w:cs="Times New Roman"/>
          <w:b/>
          <w:sz w:val="24"/>
          <w:szCs w:val="24"/>
          <w:lang w:eastAsia="ru-RU"/>
        </w:rPr>
        <w:t>УТВЕРЖДАЮ</w:t>
      </w:r>
    </w:p>
    <w:p w14:paraId="6525C579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                                                                               Заведующий кафедрой </w:t>
      </w:r>
    </w:p>
    <w:p w14:paraId="7515A0B9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 </w:t>
      </w:r>
    </w:p>
    <w:p w14:paraId="59C3DD61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 ________________ / 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  </w:t>
      </w:r>
      <w:proofErr w:type="spellStart"/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Н.Н.Орлов</w:t>
      </w:r>
      <w:proofErr w:type="spellEnd"/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 /</w:t>
      </w: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      </w:t>
      </w:r>
    </w:p>
    <w:p w14:paraId="4A10BBF6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i/>
          <w:sz w:val="20"/>
          <w:szCs w:val="20"/>
          <w:lang w:eastAsia="ru-RU"/>
        </w:rPr>
      </w:pPr>
      <w:r w:rsidRPr="00DF6C2C">
        <w:rPr>
          <w:rFonts w:eastAsia="Times New Roman" w:cs="Times New Roman"/>
          <w:i/>
          <w:sz w:val="20"/>
          <w:szCs w:val="20"/>
          <w:lang w:eastAsia="ru-RU"/>
        </w:rPr>
        <w:t xml:space="preserve">                                                                                           подпись                              И.О. Фамилия</w:t>
      </w:r>
    </w:p>
    <w:p w14:paraId="7F07B184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65321D65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 xml:space="preserve">                                                                              «_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24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_» 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ноября </w:t>
      </w:r>
      <w:r w:rsidRPr="00DF6C2C">
        <w:rPr>
          <w:rFonts w:eastAsia="Times New Roman" w:cs="Times New Roman"/>
          <w:sz w:val="24"/>
          <w:szCs w:val="24"/>
          <w:lang w:eastAsia="ru-RU"/>
        </w:rPr>
        <w:t>2020 г.</w:t>
      </w:r>
    </w:p>
    <w:p w14:paraId="4E9EA30D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36E21120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19B7C594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3A238726" w14:textId="77777777" w:rsidR="00DF6C2C" w:rsidRPr="00DF6C2C" w:rsidRDefault="00DF6C2C" w:rsidP="00DE392A">
      <w:pPr>
        <w:spacing w:after="0" w:line="240" w:lineRule="auto"/>
        <w:ind w:firstLine="0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proofErr w:type="gramStart"/>
      <w:r w:rsidRPr="00DF6C2C">
        <w:rPr>
          <w:rFonts w:eastAsia="Times New Roman" w:cs="Times New Roman"/>
          <w:b/>
          <w:sz w:val="32"/>
          <w:szCs w:val="32"/>
          <w:lang w:eastAsia="ru-RU"/>
        </w:rPr>
        <w:t>З</w:t>
      </w:r>
      <w:proofErr w:type="gramEnd"/>
      <w:r w:rsidRPr="00DF6C2C">
        <w:rPr>
          <w:rFonts w:eastAsia="Times New Roman" w:cs="Times New Roman"/>
          <w:b/>
          <w:sz w:val="32"/>
          <w:szCs w:val="32"/>
          <w:lang w:eastAsia="ru-RU"/>
        </w:rPr>
        <w:t xml:space="preserve"> а д а н и е</w:t>
      </w:r>
    </w:p>
    <w:p w14:paraId="0004821E" w14:textId="77777777" w:rsidR="00DF6C2C" w:rsidRPr="00DF6C2C" w:rsidRDefault="00DF6C2C" w:rsidP="00DE392A">
      <w:pPr>
        <w:spacing w:after="0" w:line="240" w:lineRule="auto"/>
        <w:ind w:firstLine="0"/>
        <w:jc w:val="center"/>
        <w:rPr>
          <w:rFonts w:eastAsia="Times New Roman" w:cs="Times New Roman"/>
          <w:b/>
          <w:szCs w:val="28"/>
          <w:lang w:eastAsia="ru-RU"/>
        </w:rPr>
      </w:pPr>
      <w:r w:rsidRPr="00DF6C2C">
        <w:rPr>
          <w:rFonts w:eastAsia="Times New Roman" w:cs="Times New Roman"/>
          <w:b/>
          <w:szCs w:val="28"/>
          <w:lang w:eastAsia="ru-RU"/>
        </w:rPr>
        <w:t>на выпускную квалификационную работу - бакалаврскую работу</w:t>
      </w:r>
    </w:p>
    <w:p w14:paraId="48006D0C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b/>
          <w:i/>
          <w:sz w:val="32"/>
          <w:szCs w:val="32"/>
          <w:lang w:eastAsia="ru-RU"/>
        </w:rPr>
      </w:pPr>
    </w:p>
    <w:p w14:paraId="53644F62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b/>
          <w:i/>
          <w:sz w:val="32"/>
          <w:szCs w:val="32"/>
          <w:lang w:eastAsia="ru-RU"/>
        </w:rPr>
      </w:pPr>
    </w:p>
    <w:p w14:paraId="4A464B20" w14:textId="77777777" w:rsidR="00DF6C2C" w:rsidRPr="00DF6C2C" w:rsidRDefault="00DF6C2C" w:rsidP="00DF6C2C">
      <w:pPr>
        <w:spacing w:after="0" w:line="240" w:lineRule="auto"/>
        <w:jc w:val="center"/>
        <w:rPr>
          <w:rFonts w:eastAsia="Times New Roman" w:cs="Times New Roman"/>
          <w:b/>
          <w:i/>
          <w:sz w:val="32"/>
          <w:szCs w:val="32"/>
          <w:lang w:eastAsia="ru-RU"/>
        </w:rPr>
      </w:pPr>
    </w:p>
    <w:p w14:paraId="05BCF361" w14:textId="2F5777C9" w:rsidR="00DF6C2C" w:rsidRPr="00DF6C2C" w:rsidRDefault="00DF6C2C" w:rsidP="00DF6C2C">
      <w:pPr>
        <w:spacing w:after="0"/>
        <w:ind w:left="720" w:hanging="720"/>
        <w:jc w:val="both"/>
        <w:outlineLvl w:val="0"/>
        <w:rPr>
          <w:rFonts w:eastAsia="Times New Roman" w:cs="Times New Roman"/>
          <w:color w:val="FF0000"/>
          <w:szCs w:val="28"/>
          <w:u w:val="single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>Тема</w:t>
      </w:r>
      <w:r w:rsidRPr="00DF6C2C">
        <w:rPr>
          <w:rFonts w:eastAsia="Times New Roman" w:cs="Times New Roman"/>
          <w:szCs w:val="28"/>
          <w:lang w:eastAsia="ru-RU"/>
        </w:rPr>
        <w:t xml:space="preserve"> </w:t>
      </w:r>
      <w:r w:rsidRPr="00DF6C2C">
        <w:rPr>
          <w:rFonts w:asciiTheme="minorHAnsi" w:hAnsiTheme="minorHAnsi"/>
          <w:color w:val="000000"/>
          <w:sz w:val="27"/>
          <w:szCs w:val="27"/>
        </w:rPr>
        <w:t>___</w:t>
      </w:r>
      <w:r w:rsidR="0035291A" w:rsidRPr="0035291A">
        <w:rPr>
          <w:rFonts w:eastAsia="Times New Roman" w:cs="Times New Roman"/>
          <w:szCs w:val="28"/>
          <w:u w:val="single"/>
          <w:lang w:eastAsia="ru-RU"/>
        </w:rPr>
        <w:t xml:space="preserve"> </w:t>
      </w:r>
      <w:r w:rsidR="0035291A">
        <w:rPr>
          <w:rFonts w:eastAsia="Times New Roman" w:cs="Times New Roman"/>
          <w:szCs w:val="28"/>
          <w:u w:val="single"/>
          <w:lang w:eastAsia="ru-RU"/>
        </w:rPr>
        <w:t xml:space="preserve">Разработка алгоритмов сортировки выбора и поиска на основе порождающих последовательностей </w:t>
      </w:r>
      <w:r w:rsidR="0035291A">
        <w:rPr>
          <w:rFonts w:eastAsia="Times New Roman" w:cs="Times New Roman"/>
          <w:szCs w:val="28"/>
          <w:u w:val="single"/>
          <w:lang w:eastAsia="ru-RU"/>
        </w:rPr>
        <w:tab/>
      </w:r>
      <w:r w:rsidR="0035291A">
        <w:rPr>
          <w:rFonts w:eastAsia="Times New Roman" w:cs="Times New Roman"/>
          <w:szCs w:val="28"/>
          <w:u w:val="single"/>
          <w:lang w:eastAsia="ru-RU"/>
        </w:rPr>
        <w:tab/>
      </w:r>
      <w:r w:rsidR="0035291A">
        <w:rPr>
          <w:rFonts w:eastAsia="Times New Roman" w:cs="Times New Roman"/>
          <w:szCs w:val="28"/>
          <w:u w:val="single"/>
          <w:lang w:eastAsia="ru-RU"/>
        </w:rPr>
        <w:tab/>
      </w:r>
      <w:r w:rsidR="0035291A">
        <w:rPr>
          <w:rFonts w:eastAsia="Times New Roman" w:cs="Times New Roman"/>
          <w:szCs w:val="28"/>
          <w:u w:val="single"/>
          <w:lang w:eastAsia="ru-RU"/>
        </w:rPr>
        <w:tab/>
      </w:r>
      <w:r w:rsidR="0035291A">
        <w:rPr>
          <w:rFonts w:eastAsia="Times New Roman" w:cs="Times New Roman"/>
          <w:szCs w:val="28"/>
          <w:u w:val="single"/>
          <w:lang w:eastAsia="ru-RU"/>
        </w:rPr>
        <w:tab/>
      </w:r>
      <w:r w:rsidR="0035291A">
        <w:rPr>
          <w:rFonts w:eastAsia="Times New Roman" w:cs="Times New Roman"/>
          <w:szCs w:val="28"/>
          <w:u w:val="single"/>
          <w:lang w:eastAsia="ru-RU"/>
        </w:rPr>
        <w:tab/>
      </w:r>
      <w:r w:rsidR="0035291A" w:rsidRPr="00DF6C2C">
        <w:rPr>
          <w:rFonts w:eastAsia="Times New Roman" w:cs="Times New Roman"/>
          <w:szCs w:val="28"/>
          <w:lang w:eastAsia="ru-RU"/>
        </w:rPr>
        <w:t xml:space="preserve"> </w:t>
      </w:r>
      <w:r w:rsidRPr="00DF6C2C">
        <w:rPr>
          <w:rFonts w:eastAsia="Times New Roman" w:cs="Times New Roman"/>
          <w:szCs w:val="28"/>
          <w:lang w:eastAsia="ru-RU"/>
        </w:rPr>
        <w:t>_____________________________________________________________</w:t>
      </w:r>
    </w:p>
    <w:p w14:paraId="3CD1812B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Cs w:val="28"/>
          <w:u w:val="single"/>
          <w:lang w:eastAsia="ru-RU"/>
        </w:rPr>
      </w:pPr>
      <w:r w:rsidRPr="00DF6C2C">
        <w:rPr>
          <w:rFonts w:eastAsia="Times New Roman" w:cs="Times New Roman"/>
          <w:szCs w:val="28"/>
          <w:u w:val="single"/>
          <w:lang w:eastAsia="ru-RU"/>
        </w:rPr>
        <w:t xml:space="preserve">        </w:t>
      </w:r>
    </w:p>
    <w:p w14:paraId="4C55198D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proofErr w:type="gramStart"/>
      <w:r w:rsidRPr="00DF6C2C">
        <w:rPr>
          <w:rFonts w:eastAsia="Times New Roman" w:cs="Times New Roman"/>
          <w:b/>
          <w:sz w:val="24"/>
          <w:szCs w:val="24"/>
          <w:lang w:eastAsia="ru-RU"/>
        </w:rPr>
        <w:t>Утверждена</w:t>
      </w:r>
      <w:proofErr w:type="gramEnd"/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 приказом № 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3537к от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 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17.11.2020 г.</w:t>
      </w:r>
      <w:r w:rsidRPr="00DF6C2C">
        <w:rPr>
          <w:rFonts w:eastAsia="Times New Roman" w:cs="Times New Roman"/>
          <w:sz w:val="24"/>
          <w:szCs w:val="24"/>
          <w:lang w:eastAsia="ru-RU"/>
        </w:rPr>
        <w:t>__</w:t>
      </w:r>
    </w:p>
    <w:p w14:paraId="77C20246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68DE1F47" w14:textId="6BD9F24D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Ф.И.О. студента </w:t>
      </w:r>
      <w:r w:rsidRPr="00DF6C2C">
        <w:rPr>
          <w:rFonts w:eastAsia="Times New Roman" w:cs="Times New Roman"/>
          <w:sz w:val="24"/>
          <w:szCs w:val="24"/>
          <w:lang w:eastAsia="ru-RU"/>
        </w:rPr>
        <w:t>____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____</w:t>
      </w:r>
      <w:r w:rsidR="0035291A">
        <w:rPr>
          <w:rFonts w:eastAsia="Times New Roman" w:cs="Times New Roman"/>
          <w:sz w:val="24"/>
          <w:szCs w:val="24"/>
          <w:u w:val="single"/>
          <w:lang w:eastAsia="ru-RU"/>
        </w:rPr>
        <w:t>Челбухов Юрий Алексеевич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___________</w:t>
      </w:r>
      <w:r w:rsidRPr="00DF6C2C">
        <w:rPr>
          <w:rFonts w:eastAsia="Times New Roman" w:cs="Times New Roman"/>
          <w:sz w:val="24"/>
          <w:szCs w:val="24"/>
          <w:lang w:eastAsia="ru-RU"/>
        </w:rPr>
        <w:t>__________________</w:t>
      </w:r>
    </w:p>
    <w:p w14:paraId="2C62DDB5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 w:val="24"/>
          <w:szCs w:val="24"/>
          <w:u w:val="single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>Группа 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ИВТ-41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_ </w:t>
      </w: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Направление подготовки </w:t>
      </w:r>
      <w:r w:rsidRPr="00DF6C2C">
        <w:rPr>
          <w:rFonts w:eastAsia="Times New Roman" w:cs="Times New Roman"/>
          <w:b/>
          <w:sz w:val="24"/>
          <w:szCs w:val="24"/>
          <w:u w:val="single"/>
          <w:lang w:eastAsia="ru-RU"/>
        </w:rPr>
        <w:t>«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Информатика и вычислительная техника»</w:t>
      </w:r>
    </w:p>
    <w:p w14:paraId="67E02658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b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>Направленность (профиль) образовательной программы 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Технологии разработки программного обеспечения</w:t>
      </w:r>
      <w:r w:rsidRPr="00DF6C2C">
        <w:rPr>
          <w:rFonts w:eastAsia="Times New Roman" w:cs="Times New Roman"/>
          <w:sz w:val="24"/>
          <w:szCs w:val="24"/>
          <w:lang w:eastAsia="ru-RU"/>
        </w:rPr>
        <w:t>_</w:t>
      </w:r>
    </w:p>
    <w:p w14:paraId="1D2BE3A6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Выпускающая кафедра 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«Информатика и вычислительная техника»</w:t>
      </w:r>
      <w:r w:rsidRPr="00DF6C2C">
        <w:rPr>
          <w:rFonts w:eastAsia="Times New Roman" w:cs="Times New Roman"/>
          <w:sz w:val="24"/>
          <w:szCs w:val="24"/>
          <w:lang w:eastAsia="ru-RU"/>
        </w:rPr>
        <w:t>_________________</w:t>
      </w:r>
    </w:p>
    <w:p w14:paraId="37C91D70" w14:textId="77777777" w:rsidR="00DF6C2C" w:rsidRPr="00DF6C2C" w:rsidRDefault="00DF6C2C" w:rsidP="00DF6C2C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397B2C20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4558AAAE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>Дата выдачи задания</w:t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«24» ноября 2020 г.</w:t>
      </w:r>
    </w:p>
    <w:p w14:paraId="7598B3FE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7E3E0EDB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 xml:space="preserve">Дата завершения </w:t>
      </w:r>
    </w:p>
    <w:p w14:paraId="2DCCE3DE" w14:textId="508789D8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>выпускной квалификационной работы</w:t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«1</w:t>
      </w:r>
      <w:r w:rsidR="003C05BD">
        <w:rPr>
          <w:rFonts w:eastAsia="Times New Roman" w:cs="Times New Roman"/>
          <w:sz w:val="24"/>
          <w:szCs w:val="24"/>
          <w:u w:val="single"/>
          <w:lang w:eastAsia="ru-RU"/>
        </w:rPr>
        <w:t>1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» июня 2021 г.</w:t>
      </w:r>
    </w:p>
    <w:p w14:paraId="284E7C50" w14:textId="77777777" w:rsidR="00DF6C2C" w:rsidRPr="00DF6C2C" w:rsidRDefault="00DF6C2C" w:rsidP="00DF6C2C">
      <w:pPr>
        <w:spacing w:after="0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6603D989" w14:textId="77777777" w:rsidR="00DF6C2C" w:rsidRPr="00DF6C2C" w:rsidRDefault="00DF6C2C" w:rsidP="00DF6C2C">
      <w:pPr>
        <w:spacing w:after="0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3CBD39C2" w14:textId="77777777" w:rsidR="00DF6C2C" w:rsidRPr="00DF6C2C" w:rsidRDefault="00DF6C2C" w:rsidP="00DF6C2C">
      <w:pPr>
        <w:spacing w:after="0"/>
        <w:jc w:val="center"/>
        <w:rPr>
          <w:rFonts w:eastAsia="Times New Roman" w:cs="Times New Roman"/>
          <w:b/>
          <w:i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i/>
          <w:sz w:val="24"/>
          <w:szCs w:val="24"/>
          <w:lang w:eastAsia="ru-RU"/>
        </w:rPr>
        <w:t>г. Котельники</w:t>
      </w:r>
    </w:p>
    <w:p w14:paraId="425D8AEA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19A6F8C5" w14:textId="77777777" w:rsidR="00DF6C2C" w:rsidRPr="00DF6C2C" w:rsidRDefault="00DF6C2C" w:rsidP="00DF6C2C">
      <w:pPr>
        <w:spacing w:line="240" w:lineRule="auto"/>
        <w:ind w:firstLine="0"/>
        <w:rPr>
          <w:rFonts w:asciiTheme="minorHAnsi" w:hAnsiTheme="minorHAnsi"/>
          <w:sz w:val="24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Исходные данные к работе </w:t>
      </w:r>
      <w:r w:rsidRPr="00DF6C2C">
        <w:rPr>
          <w:rFonts w:asciiTheme="minorHAnsi" w:hAnsiTheme="minorHAnsi"/>
          <w:sz w:val="24"/>
          <w:u w:val="single"/>
        </w:rPr>
        <w:t xml:space="preserve">научная, учебная и методическая литература, государственные стандарты, федеральные </w:t>
      </w:r>
      <w:proofErr w:type="gramStart"/>
      <w:r w:rsidRPr="00DF6C2C">
        <w:rPr>
          <w:rFonts w:asciiTheme="minorHAnsi" w:hAnsiTheme="minorHAnsi"/>
          <w:sz w:val="24"/>
          <w:u w:val="single"/>
        </w:rPr>
        <w:t>законы по вопросам</w:t>
      </w:r>
      <w:proofErr w:type="gramEnd"/>
      <w:r w:rsidRPr="00DF6C2C">
        <w:rPr>
          <w:rFonts w:asciiTheme="minorHAnsi" w:hAnsiTheme="minorHAnsi"/>
          <w:sz w:val="24"/>
          <w:u w:val="single"/>
        </w:rPr>
        <w:t xml:space="preserve"> информационной безопасности.</w:t>
      </w:r>
    </w:p>
    <w:p w14:paraId="35A2552A" w14:textId="77777777" w:rsidR="00DF6C2C" w:rsidRPr="00DF6C2C" w:rsidRDefault="00DF6C2C" w:rsidP="00DF6C2C">
      <w:pPr>
        <w:spacing w:after="0" w:line="240" w:lineRule="auto"/>
        <w:ind w:firstLine="0"/>
        <w:rPr>
          <w:rFonts w:eastAsia="Times New Roman" w:cs="Times New Roman"/>
          <w:sz w:val="24"/>
          <w:szCs w:val="24"/>
          <w:lang w:eastAsia="ru-RU"/>
        </w:rPr>
      </w:pPr>
    </w:p>
    <w:p w14:paraId="2FA9FD8E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b/>
          <w:sz w:val="24"/>
          <w:szCs w:val="24"/>
          <w:lang w:eastAsia="ru-RU"/>
        </w:rPr>
      </w:pPr>
    </w:p>
    <w:p w14:paraId="27710D80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b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 xml:space="preserve">Результаты работы: </w:t>
      </w:r>
    </w:p>
    <w:p w14:paraId="371FA3F8" w14:textId="77777777" w:rsidR="00DF6C2C" w:rsidRPr="00DF6C2C" w:rsidRDefault="00DF6C2C" w:rsidP="00DF6C2C">
      <w:pPr>
        <w:numPr>
          <w:ilvl w:val="0"/>
          <w:numId w:val="31"/>
        </w:numPr>
        <w:spacing w:after="0" w:line="259" w:lineRule="auto"/>
        <w:contextualSpacing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>Содержание пояснительной записки (перечень рассматриваемых вопросов)</w:t>
      </w:r>
    </w:p>
    <w:p w14:paraId="53E22AF9" w14:textId="64818EB3" w:rsidR="00DF6C2C" w:rsidRPr="00DF6C2C" w:rsidRDefault="00E84041" w:rsidP="00DF6C2C">
      <w:pPr>
        <w:spacing w:line="240" w:lineRule="auto"/>
        <w:ind w:firstLine="0"/>
        <w:rPr>
          <w:rFonts w:asciiTheme="minorHAnsi" w:hAnsiTheme="minorHAnsi"/>
          <w:sz w:val="24"/>
          <w:u w:val="single"/>
        </w:rPr>
      </w:pPr>
      <w:r>
        <w:rPr>
          <w:rFonts w:asciiTheme="minorHAnsi" w:hAnsiTheme="minorHAnsi"/>
          <w:sz w:val="24"/>
          <w:u w:val="single"/>
        </w:rPr>
        <w:t xml:space="preserve">                              </w:t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  <w:r>
        <w:rPr>
          <w:rFonts w:asciiTheme="minorHAnsi" w:hAnsiTheme="minorHAnsi"/>
          <w:sz w:val="24"/>
          <w:u w:val="single"/>
        </w:rPr>
        <w:tab/>
      </w:r>
    </w:p>
    <w:p w14:paraId="2697700B" w14:textId="77777777" w:rsidR="00DF6C2C" w:rsidRPr="00DF6C2C" w:rsidRDefault="00DF6C2C" w:rsidP="00DF6C2C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b/>
          <w:sz w:val="24"/>
          <w:szCs w:val="24"/>
          <w:lang w:eastAsia="ru-RU"/>
        </w:rPr>
        <w:tab/>
      </w:r>
    </w:p>
    <w:p w14:paraId="1AB22AD1" w14:textId="77777777" w:rsidR="00DF6C2C" w:rsidRPr="00DF6C2C" w:rsidRDefault="00DF6C2C" w:rsidP="00DF6C2C">
      <w:pPr>
        <w:numPr>
          <w:ilvl w:val="0"/>
          <w:numId w:val="31"/>
        </w:numPr>
        <w:spacing w:after="0" w:line="240" w:lineRule="auto"/>
        <w:contextualSpacing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>Перечень демонстрационных листов</w:t>
      </w:r>
    </w:p>
    <w:p w14:paraId="541CA8AE" w14:textId="77777777" w:rsidR="00E84041" w:rsidRPr="00E84041" w:rsidRDefault="00E84041" w:rsidP="00E84041">
      <w:pPr>
        <w:spacing w:line="240" w:lineRule="auto"/>
        <w:ind w:firstLine="0"/>
        <w:rPr>
          <w:rFonts w:asciiTheme="minorHAnsi" w:hAnsiTheme="minorHAnsi"/>
          <w:sz w:val="24"/>
          <w:u w:val="single"/>
        </w:rPr>
      </w:pPr>
      <w:r w:rsidRPr="00E84041">
        <w:rPr>
          <w:rFonts w:asciiTheme="minorHAnsi" w:hAnsiTheme="minorHAnsi"/>
          <w:sz w:val="24"/>
          <w:u w:val="single"/>
        </w:rPr>
        <w:t xml:space="preserve">                              </w:t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  <w:r w:rsidRPr="00E84041">
        <w:rPr>
          <w:rFonts w:asciiTheme="minorHAnsi" w:hAnsiTheme="minorHAnsi"/>
          <w:sz w:val="24"/>
          <w:u w:val="single"/>
        </w:rPr>
        <w:tab/>
      </w:r>
    </w:p>
    <w:p w14:paraId="5B496339" w14:textId="77777777" w:rsidR="00DF6C2C" w:rsidRPr="00DF6C2C" w:rsidRDefault="00DF6C2C" w:rsidP="00DF6C2C">
      <w:pPr>
        <w:spacing w:after="0" w:line="240" w:lineRule="auto"/>
        <w:ind w:left="357"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29705D32" w14:textId="77777777" w:rsidR="00DF6C2C" w:rsidRPr="00DF6C2C" w:rsidRDefault="00DF6C2C" w:rsidP="00DF6C2C">
      <w:pPr>
        <w:spacing w:after="0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>Консультан</w:t>
      </w:r>
      <w:proofErr w:type="gramStart"/>
      <w:r w:rsidRPr="00DF6C2C">
        <w:rPr>
          <w:rFonts w:eastAsia="Times New Roman" w:cs="Times New Roman"/>
          <w:sz w:val="24"/>
          <w:szCs w:val="24"/>
          <w:lang w:eastAsia="ru-RU"/>
        </w:rPr>
        <w:t>т(</w:t>
      </w:r>
      <w:proofErr w:type="gramEnd"/>
      <w:r w:rsidRPr="00DF6C2C">
        <w:rPr>
          <w:rFonts w:eastAsia="Times New Roman" w:cs="Times New Roman"/>
          <w:sz w:val="24"/>
          <w:szCs w:val="24"/>
          <w:lang w:eastAsia="ru-RU"/>
        </w:rPr>
        <w:t>ы)</w:t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  <w:t xml:space="preserve"> ______________________ / ________________ /</w:t>
      </w:r>
    </w:p>
    <w:p w14:paraId="56B418AF" w14:textId="77777777" w:rsidR="00DF6C2C" w:rsidRPr="00DF6C2C" w:rsidRDefault="00DF6C2C" w:rsidP="00DF6C2C">
      <w:pPr>
        <w:spacing w:after="0" w:line="240" w:lineRule="auto"/>
        <w:ind w:left="3538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>______________________ / ________________ /</w:t>
      </w:r>
    </w:p>
    <w:p w14:paraId="5623E364" w14:textId="77777777" w:rsidR="00DF6C2C" w:rsidRPr="00DF6C2C" w:rsidRDefault="00DF6C2C" w:rsidP="00DF6C2C">
      <w:pPr>
        <w:spacing w:after="0" w:line="240" w:lineRule="auto"/>
        <w:ind w:left="3538"/>
        <w:jc w:val="both"/>
        <w:rPr>
          <w:rFonts w:eastAsia="Times New Roman" w:cs="Times New Roman"/>
          <w:i/>
          <w:sz w:val="20"/>
          <w:szCs w:val="20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 xml:space="preserve">          </w:t>
      </w:r>
      <w:r w:rsidRPr="00DF6C2C">
        <w:rPr>
          <w:rFonts w:eastAsia="Times New Roman" w:cs="Times New Roman"/>
          <w:i/>
          <w:sz w:val="20"/>
          <w:szCs w:val="20"/>
          <w:lang w:eastAsia="ru-RU"/>
        </w:rPr>
        <w:t>подпись</w:t>
      </w:r>
      <w:r w:rsidRPr="00DF6C2C">
        <w:rPr>
          <w:rFonts w:eastAsia="Times New Roman" w:cs="Times New Roman"/>
          <w:i/>
          <w:sz w:val="20"/>
          <w:szCs w:val="20"/>
          <w:lang w:eastAsia="ru-RU"/>
        </w:rPr>
        <w:tab/>
      </w:r>
      <w:r w:rsidRPr="00DF6C2C">
        <w:rPr>
          <w:rFonts w:eastAsia="Times New Roman" w:cs="Times New Roman"/>
          <w:i/>
          <w:sz w:val="20"/>
          <w:szCs w:val="20"/>
          <w:lang w:eastAsia="ru-RU"/>
        </w:rPr>
        <w:tab/>
        <w:t xml:space="preserve">                    И.О. Фамилия</w:t>
      </w:r>
    </w:p>
    <w:p w14:paraId="39D749CC" w14:textId="77777777" w:rsidR="00DF6C2C" w:rsidRPr="00DF6C2C" w:rsidRDefault="00DF6C2C" w:rsidP="00DF6C2C">
      <w:pPr>
        <w:spacing w:after="0" w:line="240" w:lineRule="auto"/>
        <w:ind w:left="3538"/>
        <w:jc w:val="both"/>
        <w:rPr>
          <w:rFonts w:eastAsia="Times New Roman" w:cs="Times New Roman"/>
          <w:i/>
          <w:sz w:val="20"/>
          <w:szCs w:val="20"/>
          <w:lang w:eastAsia="ru-RU"/>
        </w:rPr>
      </w:pPr>
    </w:p>
    <w:p w14:paraId="1336E21E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>Руководитель работы</w:t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  <w:t xml:space="preserve">______________________ / </w:t>
      </w:r>
      <w:r w:rsidRPr="00DF6C2C">
        <w:rPr>
          <w:rFonts w:eastAsia="Times New Roman" w:cs="Times New Roman"/>
          <w:color w:val="000000"/>
          <w:sz w:val="24"/>
          <w:szCs w:val="24"/>
          <w:lang w:eastAsia="ru-RU"/>
        </w:rPr>
        <w:t>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 xml:space="preserve"> Артамонов Ю.Н.</w:t>
      </w:r>
      <w:r w:rsidRPr="00DF6C2C">
        <w:rPr>
          <w:rFonts w:eastAsia="Times New Roman" w:cs="Times New Roman"/>
          <w:color w:val="FF0000"/>
          <w:sz w:val="24"/>
          <w:szCs w:val="24"/>
          <w:lang w:eastAsia="ru-RU"/>
        </w:rPr>
        <w:t xml:space="preserve"> </w:t>
      </w:r>
      <w:r w:rsidRPr="00DF6C2C">
        <w:rPr>
          <w:rFonts w:eastAsia="Times New Roman" w:cs="Times New Roman"/>
          <w:sz w:val="24"/>
          <w:szCs w:val="24"/>
          <w:lang w:eastAsia="ru-RU"/>
        </w:rPr>
        <w:t>/</w:t>
      </w:r>
    </w:p>
    <w:p w14:paraId="3B8D458E" w14:textId="77777777" w:rsidR="00DF6C2C" w:rsidRPr="00DF6C2C" w:rsidRDefault="00DF6C2C" w:rsidP="00DF6C2C">
      <w:pPr>
        <w:spacing w:after="0" w:line="240" w:lineRule="auto"/>
        <w:ind w:left="4248" w:firstLine="708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i/>
          <w:sz w:val="20"/>
          <w:szCs w:val="20"/>
          <w:lang w:eastAsia="ru-RU"/>
        </w:rPr>
        <w:t>подпись</w:t>
      </w:r>
      <w:r w:rsidRPr="00DF6C2C">
        <w:rPr>
          <w:rFonts w:eastAsia="Times New Roman" w:cs="Times New Roman"/>
          <w:i/>
          <w:sz w:val="20"/>
          <w:szCs w:val="20"/>
          <w:lang w:eastAsia="ru-RU"/>
        </w:rPr>
        <w:tab/>
      </w:r>
      <w:r w:rsidRPr="00DF6C2C">
        <w:rPr>
          <w:rFonts w:eastAsia="Times New Roman" w:cs="Times New Roman"/>
          <w:i/>
          <w:sz w:val="20"/>
          <w:szCs w:val="20"/>
          <w:lang w:eastAsia="ru-RU"/>
        </w:rPr>
        <w:tab/>
        <w:t xml:space="preserve">                    И.О. Фамилия</w:t>
      </w:r>
    </w:p>
    <w:p w14:paraId="35B23C51" w14:textId="77777777" w:rsidR="00DF6C2C" w:rsidRPr="00DF6C2C" w:rsidRDefault="00DF6C2C" w:rsidP="00DF6C2C">
      <w:pPr>
        <w:spacing w:after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11C0C034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>Задание принял к исполнению   __</w:t>
      </w:r>
      <w:r w:rsidRPr="00DF6C2C">
        <w:rPr>
          <w:rFonts w:eastAsia="Times New Roman" w:cs="Times New Roman"/>
          <w:sz w:val="24"/>
          <w:szCs w:val="24"/>
          <w:u w:val="single"/>
          <w:lang w:eastAsia="ru-RU"/>
        </w:rPr>
        <w:t>24.11.2020 г.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___ </w:t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  <w:t>_______________________</w:t>
      </w:r>
    </w:p>
    <w:p w14:paraId="2A9A3706" w14:textId="77777777" w:rsidR="00DF6C2C" w:rsidRPr="00DF6C2C" w:rsidRDefault="00DF6C2C" w:rsidP="00DF6C2C">
      <w:pPr>
        <w:spacing w:after="0" w:line="240" w:lineRule="auto"/>
        <w:ind w:left="3539"/>
        <w:jc w:val="both"/>
        <w:rPr>
          <w:rFonts w:eastAsia="Times New Roman" w:cs="Times New Roman"/>
          <w:i/>
          <w:sz w:val="24"/>
          <w:szCs w:val="24"/>
          <w:lang w:eastAsia="ru-RU"/>
        </w:rPr>
      </w:pPr>
      <w:r w:rsidRPr="00DF6C2C">
        <w:rPr>
          <w:rFonts w:eastAsia="Times New Roman" w:cs="Times New Roman"/>
          <w:i/>
          <w:sz w:val="20"/>
          <w:szCs w:val="20"/>
          <w:lang w:eastAsia="ru-RU"/>
        </w:rPr>
        <w:t>дата</w:t>
      </w:r>
      <w:r w:rsidRPr="00DF6C2C">
        <w:rPr>
          <w:rFonts w:eastAsia="Times New Roman" w:cs="Times New Roman"/>
          <w:sz w:val="24"/>
          <w:szCs w:val="24"/>
          <w:lang w:eastAsia="ru-RU"/>
        </w:rPr>
        <w:t xml:space="preserve">                        </w:t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i/>
          <w:sz w:val="20"/>
          <w:szCs w:val="20"/>
          <w:lang w:eastAsia="ru-RU"/>
        </w:rPr>
        <w:t>подпись студента</w:t>
      </w:r>
    </w:p>
    <w:p w14:paraId="793DBA7E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</w:p>
    <w:p w14:paraId="50286165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  <w:t xml:space="preserve">                                                                </w:t>
      </w:r>
    </w:p>
    <w:p w14:paraId="382D2FA4" w14:textId="5B723ABC" w:rsidR="00DF6C2C" w:rsidRPr="00DF6C2C" w:rsidRDefault="00DF6C2C" w:rsidP="00DF6C2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Calibri" w:cs="Times New Roman"/>
          <w:sz w:val="24"/>
          <w:szCs w:val="24"/>
        </w:rPr>
      </w:pPr>
      <w:r w:rsidRPr="00DF6C2C">
        <w:rPr>
          <w:rFonts w:eastAsia="Calibri" w:cs="Times New Roman"/>
          <w:sz w:val="24"/>
          <w:szCs w:val="24"/>
        </w:rPr>
        <w:t xml:space="preserve">«Я, </w:t>
      </w:r>
      <w:r w:rsidR="009D440C">
        <w:rPr>
          <w:rFonts w:eastAsia="Calibri" w:cs="Times New Roman"/>
          <w:sz w:val="24"/>
          <w:szCs w:val="24"/>
        </w:rPr>
        <w:t>Челбухов Юрий Алексеевич</w:t>
      </w:r>
      <w:r w:rsidRPr="00DF6C2C">
        <w:rPr>
          <w:rFonts w:eastAsia="Calibri" w:cs="Times New Roman"/>
          <w:i/>
          <w:iCs/>
          <w:sz w:val="24"/>
          <w:szCs w:val="24"/>
        </w:rPr>
        <w:t xml:space="preserve">, </w:t>
      </w:r>
      <w:r w:rsidRPr="00DF6C2C">
        <w:rPr>
          <w:rFonts w:eastAsia="Calibri" w:cs="Times New Roman"/>
          <w:sz w:val="24"/>
          <w:szCs w:val="24"/>
        </w:rPr>
        <w:t>ознакомле</w:t>
      </w:r>
      <w:proofErr w:type="gramStart"/>
      <w:r w:rsidRPr="00DF6C2C">
        <w:rPr>
          <w:rFonts w:eastAsia="Calibri" w:cs="Times New Roman"/>
          <w:sz w:val="24"/>
          <w:szCs w:val="24"/>
        </w:rPr>
        <w:t>н(</w:t>
      </w:r>
      <w:proofErr w:type="gramEnd"/>
      <w:r w:rsidRPr="00DF6C2C">
        <w:rPr>
          <w:rFonts w:eastAsia="Calibri" w:cs="Times New Roman"/>
          <w:sz w:val="24"/>
          <w:szCs w:val="24"/>
        </w:rPr>
        <w:t>а) с требованием об обязательности проверки выпускной квалификационной работы на объем заимствования. Все прямые заимствования из печатных и электронных источников, а также из защищенных ранее выпускных квалификационных работ, научных докладов об основных результатах подготовленной научно-квалификационной работы (диссертации), кандидатских и докторских диссертаций, должны иметь в работе соответствующие ссылки.</w:t>
      </w:r>
    </w:p>
    <w:p w14:paraId="38897926" w14:textId="77777777" w:rsidR="00DF6C2C" w:rsidRPr="00DF6C2C" w:rsidRDefault="00DF6C2C" w:rsidP="00DF6C2C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eastAsia="Calibri" w:cs="Times New Roman"/>
          <w:sz w:val="24"/>
          <w:szCs w:val="24"/>
        </w:rPr>
      </w:pPr>
      <w:r w:rsidRPr="00DF6C2C">
        <w:rPr>
          <w:rFonts w:eastAsia="Calibri" w:cs="Times New Roman"/>
          <w:sz w:val="24"/>
          <w:szCs w:val="24"/>
        </w:rPr>
        <w:t>Я ознакомле</w:t>
      </w:r>
      <w:proofErr w:type="gramStart"/>
      <w:r w:rsidRPr="00DF6C2C">
        <w:rPr>
          <w:rFonts w:eastAsia="Calibri" w:cs="Times New Roman"/>
          <w:sz w:val="24"/>
          <w:szCs w:val="24"/>
        </w:rPr>
        <w:t>н(</w:t>
      </w:r>
      <w:proofErr w:type="gramEnd"/>
      <w:r w:rsidRPr="00DF6C2C">
        <w:rPr>
          <w:rFonts w:eastAsia="Calibri" w:cs="Times New Roman"/>
          <w:sz w:val="24"/>
          <w:szCs w:val="24"/>
        </w:rPr>
        <w:t>а) с Порядком проверки на объем заимствования и размещения в электронно-библиотечной системе текстов выпускных квалификационных работ и научных докладов обучающихся, согласно которому обнаружение в тексте выпускной квалификационной работы заимствований, в том числе содержательных, неправомочных заимствований, является основанием для недопуска к защите выпускной квалификационной работы и отчисления из образовательной организации.</w:t>
      </w:r>
    </w:p>
    <w:p w14:paraId="0CF98717" w14:textId="77777777" w:rsidR="00DF6C2C" w:rsidRPr="00DF6C2C" w:rsidRDefault="00DF6C2C" w:rsidP="00DF6C2C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eastAsia="Calibri" w:cs="Times New Roman"/>
          <w:sz w:val="24"/>
          <w:szCs w:val="24"/>
        </w:rPr>
      </w:pPr>
      <w:r w:rsidRPr="00DF6C2C">
        <w:rPr>
          <w:rFonts w:eastAsia="Calibri" w:cs="Times New Roman"/>
          <w:sz w:val="24"/>
          <w:szCs w:val="24"/>
        </w:rPr>
        <w:t xml:space="preserve">                                                                                                </w:t>
      </w:r>
    </w:p>
    <w:p w14:paraId="5BC0407D" w14:textId="2E4D743B" w:rsidR="00DF6C2C" w:rsidRPr="00DF6C2C" w:rsidRDefault="00DF6C2C" w:rsidP="00DF6C2C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eastAsia="Calibri" w:cs="Times New Roman"/>
          <w:sz w:val="24"/>
          <w:szCs w:val="24"/>
        </w:rPr>
      </w:pPr>
      <w:r w:rsidRPr="00DF6C2C">
        <w:rPr>
          <w:rFonts w:eastAsia="Calibri" w:cs="Times New Roman"/>
          <w:sz w:val="24"/>
          <w:szCs w:val="24"/>
        </w:rPr>
        <w:t xml:space="preserve">                                                                                                   ___________     /</w:t>
      </w:r>
      <w:r w:rsidR="00FA201D">
        <w:rPr>
          <w:rFonts w:eastAsia="Calibri" w:cs="Times New Roman"/>
          <w:sz w:val="24"/>
          <w:szCs w:val="24"/>
          <w:u w:val="single"/>
        </w:rPr>
        <w:t>Челбухов Ю.А.</w:t>
      </w:r>
      <w:r w:rsidRPr="00DF6C2C">
        <w:rPr>
          <w:rFonts w:eastAsia="Calibri" w:cs="Times New Roman"/>
          <w:sz w:val="24"/>
          <w:szCs w:val="24"/>
        </w:rPr>
        <w:t>/</w:t>
      </w:r>
    </w:p>
    <w:p w14:paraId="7976F205" w14:textId="77777777" w:rsidR="00DF6C2C" w:rsidRPr="00DF6C2C" w:rsidRDefault="00DF6C2C" w:rsidP="00DF6C2C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Calibri" w:cs="Times New Roman"/>
          <w:bCs/>
          <w:iCs/>
          <w:sz w:val="24"/>
          <w:szCs w:val="24"/>
        </w:rPr>
        <w:t xml:space="preserve">                                                                                                         подпись        Фамилия И. О.</w:t>
      </w:r>
    </w:p>
    <w:p w14:paraId="66775DBB" w14:textId="089FCE1E" w:rsidR="00DF6C2C" w:rsidRPr="000676FC" w:rsidRDefault="00DF6C2C" w:rsidP="000676FC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  <w:r w:rsidRPr="00DF6C2C">
        <w:rPr>
          <w:rFonts w:eastAsia="Times New Roman" w:cs="Times New Roman"/>
          <w:sz w:val="24"/>
          <w:szCs w:val="24"/>
          <w:lang w:eastAsia="ru-RU"/>
        </w:rPr>
        <w:tab/>
      </w:r>
    </w:p>
    <w:p w14:paraId="0C53C58C" w14:textId="77777777" w:rsidR="00DF6C2C" w:rsidRPr="00DF6C2C" w:rsidRDefault="00DF6C2C" w:rsidP="007A61A4">
      <w:pPr>
        <w:spacing w:after="0" w:line="288" w:lineRule="auto"/>
        <w:ind w:firstLine="0"/>
        <w:jc w:val="center"/>
        <w:rPr>
          <w:rFonts w:cs="Times New Roman"/>
          <w:b/>
          <w:spacing w:val="-8"/>
          <w:szCs w:val="28"/>
        </w:rPr>
      </w:pPr>
      <w:r w:rsidRPr="00DF6C2C">
        <w:rPr>
          <w:rFonts w:cs="Times New Roman"/>
          <w:b/>
          <w:spacing w:val="-8"/>
          <w:szCs w:val="28"/>
        </w:rPr>
        <w:lastRenderedPageBreak/>
        <w:t>АННОТАЦИЯ</w:t>
      </w:r>
    </w:p>
    <w:p w14:paraId="04CE53F2" w14:textId="77777777" w:rsidR="00DF6C2C" w:rsidRPr="00DF6C2C" w:rsidRDefault="00DF6C2C" w:rsidP="00DF6C2C">
      <w:pPr>
        <w:spacing w:after="0" w:line="288" w:lineRule="auto"/>
        <w:jc w:val="both"/>
        <w:rPr>
          <w:rFonts w:cs="Times New Roman"/>
          <w:b/>
          <w:spacing w:val="-8"/>
          <w:szCs w:val="28"/>
        </w:rPr>
      </w:pPr>
    </w:p>
    <w:p w14:paraId="7A771459" w14:textId="1BA68C1A" w:rsidR="00DF6C2C" w:rsidRPr="00DF6C2C" w:rsidRDefault="00DF6C2C" w:rsidP="00DF6C2C">
      <w:pPr>
        <w:spacing w:after="0"/>
        <w:jc w:val="both"/>
        <w:rPr>
          <w:rFonts w:cs="Times New Roman"/>
          <w:spacing w:val="-8"/>
          <w:szCs w:val="28"/>
        </w:rPr>
      </w:pPr>
      <w:r w:rsidRPr="00DF6C2C">
        <w:rPr>
          <w:rFonts w:cs="Times New Roman"/>
          <w:spacing w:val="-8"/>
          <w:szCs w:val="28"/>
        </w:rPr>
        <w:t xml:space="preserve">Выпускная квалификационная работа содержит </w:t>
      </w:r>
      <w:r w:rsidR="00475B3C">
        <w:rPr>
          <w:rFonts w:cs="Times New Roman"/>
          <w:spacing w:val="-8"/>
          <w:szCs w:val="28"/>
        </w:rPr>
        <w:t>74</w:t>
      </w:r>
      <w:r w:rsidRPr="00DF6C2C">
        <w:rPr>
          <w:rFonts w:cs="Times New Roman"/>
          <w:spacing w:val="-8"/>
          <w:szCs w:val="28"/>
        </w:rPr>
        <w:t xml:space="preserve"> страниц текста, включая, </w:t>
      </w:r>
      <w:r w:rsidR="00475B3C">
        <w:rPr>
          <w:rFonts w:cs="Times New Roman"/>
          <w:spacing w:val="-8"/>
          <w:szCs w:val="28"/>
        </w:rPr>
        <w:t>33</w:t>
      </w:r>
      <w:r w:rsidRPr="00DF6C2C">
        <w:rPr>
          <w:rFonts w:cs="Times New Roman"/>
          <w:spacing w:val="-8"/>
          <w:szCs w:val="28"/>
        </w:rPr>
        <w:t xml:space="preserve"> рисунков, посвящена реализации </w:t>
      </w:r>
      <w:r w:rsidR="003160E9">
        <w:rPr>
          <w:rFonts w:cs="Times New Roman"/>
          <w:spacing w:val="-8"/>
          <w:szCs w:val="28"/>
        </w:rPr>
        <w:t>алгоритмов сортировки, выбора и поиска на основе порождающих последовательностей.</w:t>
      </w:r>
    </w:p>
    <w:p w14:paraId="45548554" w14:textId="4C415A99" w:rsidR="00DF6C2C" w:rsidRPr="00DF6C2C" w:rsidRDefault="00DF6C2C" w:rsidP="00DF6C2C">
      <w:pPr>
        <w:spacing w:after="0"/>
        <w:jc w:val="both"/>
        <w:rPr>
          <w:rFonts w:cs="Times New Roman"/>
          <w:spacing w:val="-8"/>
          <w:szCs w:val="28"/>
        </w:rPr>
      </w:pPr>
      <w:r w:rsidRPr="00DF6C2C">
        <w:rPr>
          <w:rFonts w:cs="Times New Roman"/>
          <w:spacing w:val="-8"/>
          <w:szCs w:val="28"/>
        </w:rPr>
        <w:t xml:space="preserve">Ключевые слова – </w:t>
      </w:r>
      <w:r w:rsidR="00FA201D">
        <w:rPr>
          <w:rFonts w:cs="Times New Roman"/>
          <w:spacing w:val="-8"/>
          <w:szCs w:val="28"/>
        </w:rPr>
        <w:t>Алгоритмы сортировки, алгоритмы выбора, алгоритмы поиска, порождающие последовательности.</w:t>
      </w:r>
    </w:p>
    <w:p w14:paraId="568BD00A" w14:textId="77777777" w:rsidR="00DF6C2C" w:rsidRPr="00DF6C2C" w:rsidRDefault="00DF6C2C" w:rsidP="00DF6C2C">
      <w:pPr>
        <w:spacing w:after="131" w:line="259" w:lineRule="auto"/>
        <w:ind w:right="70" w:firstLine="0"/>
        <w:jc w:val="center"/>
        <w:rPr>
          <w:rFonts w:cs="Times New Roman"/>
          <w:szCs w:val="28"/>
        </w:rPr>
      </w:pPr>
    </w:p>
    <w:p w14:paraId="4CB8F862" w14:textId="77777777" w:rsidR="00DF6C2C" w:rsidRPr="00DF6C2C" w:rsidRDefault="00DF6C2C" w:rsidP="00DF6C2C">
      <w:pPr>
        <w:spacing w:after="131" w:line="259" w:lineRule="auto"/>
        <w:ind w:right="70" w:firstLine="0"/>
        <w:jc w:val="center"/>
        <w:rPr>
          <w:rFonts w:cs="Times New Roman"/>
          <w:szCs w:val="28"/>
          <w:lang w:val="en-US"/>
        </w:rPr>
      </w:pPr>
      <w:r w:rsidRPr="00DF6C2C">
        <w:rPr>
          <w:rFonts w:cs="Times New Roman"/>
          <w:szCs w:val="28"/>
          <w:lang w:val="en-US"/>
        </w:rPr>
        <w:t xml:space="preserve">ABSTRACT </w:t>
      </w:r>
    </w:p>
    <w:p w14:paraId="27B1119C" w14:textId="7537757A" w:rsidR="007708B5" w:rsidRPr="007708B5" w:rsidRDefault="00DF6C2C" w:rsidP="007708B5">
      <w:pPr>
        <w:spacing w:after="0"/>
        <w:ind w:firstLine="708"/>
        <w:jc w:val="both"/>
        <w:rPr>
          <w:rFonts w:cs="Times New Roman"/>
          <w:szCs w:val="28"/>
          <w:lang w:val="en-US"/>
        </w:rPr>
      </w:pPr>
      <w:r w:rsidRPr="00DF6C2C">
        <w:rPr>
          <w:rFonts w:cs="Times New Roman"/>
          <w:szCs w:val="28"/>
          <w:lang w:val="en-US"/>
        </w:rPr>
        <w:t xml:space="preserve">This diploma includes </w:t>
      </w:r>
      <w:r w:rsidR="007708B5" w:rsidRPr="007708B5">
        <w:rPr>
          <w:rFonts w:cs="Times New Roman"/>
          <w:szCs w:val="28"/>
          <w:lang w:val="en-US"/>
        </w:rPr>
        <w:t xml:space="preserve">74 pages, 33 </w:t>
      </w:r>
      <w:r w:rsidR="007708B5" w:rsidRPr="005018CC">
        <w:rPr>
          <w:rFonts w:cs="Times New Roman"/>
          <w:szCs w:val="28"/>
          <w:lang w:val="en-US"/>
        </w:rPr>
        <w:t>drawings</w:t>
      </w:r>
      <w:r w:rsidR="007708B5">
        <w:rPr>
          <w:rFonts w:cs="Times New Roman"/>
          <w:szCs w:val="28"/>
          <w:lang w:val="en-US"/>
        </w:rPr>
        <w:t xml:space="preserve"> and</w:t>
      </w:r>
      <w:r w:rsidR="007708B5" w:rsidRPr="007708B5">
        <w:rPr>
          <w:rFonts w:cs="Times New Roman"/>
          <w:szCs w:val="28"/>
          <w:lang w:val="en-US"/>
        </w:rPr>
        <w:t xml:space="preserve"> devoted to the implementation of algorithms for sorting, selection and search based on generating sequences.</w:t>
      </w:r>
    </w:p>
    <w:p w14:paraId="773DAB50" w14:textId="1AF48E31" w:rsidR="00DF6C2C" w:rsidRPr="00DF6C2C" w:rsidRDefault="007708B5" w:rsidP="007708B5">
      <w:pPr>
        <w:spacing w:after="0"/>
        <w:ind w:firstLine="708"/>
        <w:jc w:val="both"/>
        <w:rPr>
          <w:rFonts w:cs="Times New Roman"/>
          <w:szCs w:val="28"/>
          <w:lang w:val="en-US"/>
        </w:rPr>
      </w:pPr>
      <w:r w:rsidRPr="007708B5">
        <w:rPr>
          <w:rFonts w:cs="Times New Roman"/>
          <w:szCs w:val="28"/>
          <w:lang w:val="en-US"/>
        </w:rPr>
        <w:t xml:space="preserve">Keywords - </w:t>
      </w:r>
      <w:r w:rsidR="00A53500">
        <w:rPr>
          <w:rFonts w:cs="Times New Roman"/>
          <w:szCs w:val="28"/>
          <w:lang w:val="en-US"/>
        </w:rPr>
        <w:t>s</w:t>
      </w:r>
      <w:r w:rsidRPr="007708B5">
        <w:rPr>
          <w:rFonts w:cs="Times New Roman"/>
          <w:szCs w:val="28"/>
          <w:lang w:val="en-US"/>
        </w:rPr>
        <w:t>orting algorithms, selection algorithms, search algorithms, generating sequences.</w:t>
      </w:r>
    </w:p>
    <w:p w14:paraId="13E203EB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cs="Times New Roman"/>
          <w:szCs w:val="28"/>
          <w:lang w:val="en-US"/>
        </w:rPr>
      </w:pPr>
    </w:p>
    <w:p w14:paraId="60BCF88E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cs="Times New Roman"/>
          <w:szCs w:val="28"/>
          <w:lang w:val="en-US"/>
        </w:rPr>
      </w:pPr>
    </w:p>
    <w:p w14:paraId="4C98438A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cs="Times New Roman"/>
          <w:szCs w:val="28"/>
          <w:lang w:val="en-US"/>
        </w:rPr>
      </w:pPr>
    </w:p>
    <w:p w14:paraId="0863EAD0" w14:textId="77777777" w:rsidR="00DF6C2C" w:rsidRPr="00DF6C2C" w:rsidRDefault="00DF6C2C" w:rsidP="00DF6C2C">
      <w:pPr>
        <w:spacing w:after="0" w:line="240" w:lineRule="auto"/>
        <w:ind w:firstLine="0"/>
        <w:jc w:val="both"/>
        <w:rPr>
          <w:rFonts w:cs="Times New Roman"/>
          <w:szCs w:val="28"/>
          <w:lang w:val="en-US"/>
        </w:rPr>
      </w:pPr>
    </w:p>
    <w:p w14:paraId="7C33F3B1" w14:textId="0B14D863" w:rsidR="00DF6C2C" w:rsidRPr="00DF6C2C" w:rsidRDefault="00DF6C2C" w:rsidP="00DF6C2C">
      <w:pPr>
        <w:spacing w:after="0" w:line="240" w:lineRule="auto"/>
        <w:ind w:firstLine="0"/>
        <w:jc w:val="both"/>
        <w:rPr>
          <w:rFonts w:cs="Times New Roman"/>
          <w:szCs w:val="28"/>
        </w:rPr>
      </w:pPr>
      <w:r w:rsidRPr="00DF6C2C">
        <w:rPr>
          <w:rFonts w:cs="Times New Roman"/>
          <w:szCs w:val="28"/>
        </w:rPr>
        <w:t>Автор выпускной квалификационной работы ____</w:t>
      </w:r>
      <w:r w:rsidR="00805FD8">
        <w:rPr>
          <w:rFonts w:cs="Times New Roman"/>
          <w:szCs w:val="28"/>
          <w:u w:val="single"/>
        </w:rPr>
        <w:t>Челбухов Ю.А</w:t>
      </w:r>
      <w:r w:rsidRPr="00DF6C2C">
        <w:rPr>
          <w:rFonts w:cs="Times New Roman"/>
          <w:szCs w:val="28"/>
          <w:u w:val="single"/>
        </w:rPr>
        <w:t>.</w:t>
      </w:r>
      <w:r w:rsidRPr="00DF6C2C">
        <w:rPr>
          <w:rFonts w:cs="Times New Roman"/>
          <w:szCs w:val="28"/>
        </w:rPr>
        <w:t>____</w:t>
      </w:r>
    </w:p>
    <w:p w14:paraId="7018CE1A" w14:textId="77777777" w:rsidR="00DF6C2C" w:rsidRPr="00DF6C2C" w:rsidRDefault="00DF6C2C" w:rsidP="00DF6C2C">
      <w:pPr>
        <w:spacing w:after="0" w:line="240" w:lineRule="auto"/>
        <w:ind w:firstLine="0"/>
        <w:rPr>
          <w:rFonts w:cs="Times New Roman"/>
          <w:szCs w:val="28"/>
        </w:rPr>
      </w:pPr>
      <w:r w:rsidRPr="00DF6C2C">
        <w:rPr>
          <w:rFonts w:cs="Times New Roman"/>
          <w:szCs w:val="28"/>
        </w:rPr>
        <w:t xml:space="preserve">                                                                                                                                         </w:t>
      </w:r>
    </w:p>
    <w:p w14:paraId="02A79E94" w14:textId="77777777" w:rsidR="00DF6C2C" w:rsidRPr="00DF6C2C" w:rsidRDefault="00DF6C2C" w:rsidP="00DF6C2C">
      <w:pPr>
        <w:spacing w:after="100" w:line="276" w:lineRule="auto"/>
        <w:ind w:firstLine="0"/>
        <w:rPr>
          <w:rFonts w:asciiTheme="minorHAnsi" w:hAnsiTheme="minorHAnsi"/>
          <w:sz w:val="22"/>
        </w:rPr>
      </w:pPr>
      <w:r w:rsidRPr="00DF6C2C">
        <w:rPr>
          <w:rFonts w:asciiTheme="minorHAnsi" w:hAnsiTheme="minorHAnsi"/>
          <w:sz w:val="22"/>
        </w:rPr>
        <w:t xml:space="preserve">  Руководитель работы        _____________</w:t>
      </w:r>
      <w:r w:rsidRPr="00DF6C2C">
        <w:rPr>
          <w:rFonts w:asciiTheme="minorHAnsi" w:eastAsia="Times New Roman" w:hAnsiTheme="minorHAnsi"/>
          <w:sz w:val="24"/>
          <w:szCs w:val="24"/>
          <w:u w:val="single"/>
          <w:lang w:eastAsia="ru-RU"/>
        </w:rPr>
        <w:t xml:space="preserve"> Артамонов Ю.Н</w:t>
      </w:r>
      <w:r w:rsidRPr="00DF6C2C">
        <w:rPr>
          <w:rFonts w:asciiTheme="minorHAnsi" w:hAnsiTheme="minorHAnsi"/>
          <w:sz w:val="22"/>
          <w:u w:val="single"/>
        </w:rPr>
        <w:t>.</w:t>
      </w:r>
      <w:r w:rsidRPr="00DF6C2C">
        <w:rPr>
          <w:rFonts w:asciiTheme="minorHAnsi" w:hAnsiTheme="minorHAnsi"/>
          <w:sz w:val="22"/>
        </w:rPr>
        <w:t>__________.</w:t>
      </w:r>
    </w:p>
    <w:p w14:paraId="737B533A" w14:textId="77777777" w:rsidR="00DF6C2C" w:rsidRPr="00DF6C2C" w:rsidRDefault="00DF6C2C" w:rsidP="00DF6C2C">
      <w:pPr>
        <w:spacing w:after="100" w:line="276" w:lineRule="auto"/>
        <w:ind w:firstLine="0"/>
        <w:rPr>
          <w:rFonts w:asciiTheme="minorHAnsi" w:hAnsiTheme="minorHAnsi"/>
          <w:sz w:val="22"/>
        </w:rPr>
      </w:pPr>
    </w:p>
    <w:p w14:paraId="5D34D281" w14:textId="77777777" w:rsidR="00DF6C2C" w:rsidRPr="00DF6C2C" w:rsidRDefault="00DF6C2C" w:rsidP="00DF6C2C">
      <w:pPr>
        <w:spacing w:after="100" w:line="276" w:lineRule="auto"/>
        <w:ind w:firstLine="0"/>
        <w:rPr>
          <w:rFonts w:asciiTheme="minorHAnsi" w:hAnsiTheme="minorHAnsi"/>
          <w:sz w:val="22"/>
        </w:rPr>
      </w:pPr>
    </w:p>
    <w:p w14:paraId="4E7C8823" w14:textId="77777777" w:rsidR="00DF6C2C" w:rsidRPr="00DF6C2C" w:rsidRDefault="00DF6C2C" w:rsidP="00DF6C2C">
      <w:pPr>
        <w:spacing w:after="100" w:line="276" w:lineRule="auto"/>
        <w:ind w:firstLine="0"/>
        <w:rPr>
          <w:rFonts w:asciiTheme="minorHAnsi" w:hAnsiTheme="minorHAnsi"/>
          <w:sz w:val="22"/>
        </w:rPr>
      </w:pPr>
    </w:p>
    <w:p w14:paraId="00BF954C" w14:textId="39095A1D" w:rsidR="00F83FAA" w:rsidRDefault="00F83FAA" w:rsidP="00F83FAA">
      <w:pPr>
        <w:spacing w:after="0" w:line="240" w:lineRule="auto"/>
        <w:ind w:firstLine="0"/>
        <w:rPr>
          <w:rFonts w:cs="Times New Roman"/>
          <w:b/>
          <w:bCs/>
          <w:szCs w:val="28"/>
        </w:rPr>
        <w:sectPr w:rsidR="00F83FAA" w:rsidSect="00F83FAA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sdt>
      <w:sdtPr>
        <w:rPr>
          <w:rFonts w:ascii="Times New Roman" w:eastAsiaTheme="minorHAnsi" w:hAnsi="Times New Roman" w:cstheme="minorBidi"/>
          <w:caps w:val="0"/>
          <w:color w:val="auto"/>
          <w:sz w:val="27"/>
          <w:szCs w:val="27"/>
          <w:lang w:eastAsia="en-US"/>
        </w:rPr>
        <w:id w:val="-7196683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A1336B" w14:textId="77777777" w:rsidR="00DF6C2C" w:rsidRPr="00DF6C2C" w:rsidRDefault="00DF6C2C" w:rsidP="00DF6C2C">
          <w:pPr>
            <w:pStyle w:val="ac"/>
            <w:rPr>
              <w:rFonts w:ascii="Times New Roman" w:hAnsi="Times New Roman" w:cs="Times New Roman"/>
              <w:color w:val="auto"/>
              <w:sz w:val="26"/>
              <w:szCs w:val="26"/>
            </w:rPr>
          </w:pPr>
          <w:r w:rsidRPr="00DF6C2C">
            <w:rPr>
              <w:rFonts w:ascii="Times New Roman" w:hAnsi="Times New Roman" w:cs="Times New Roman"/>
              <w:color w:val="auto"/>
              <w:sz w:val="26"/>
              <w:szCs w:val="26"/>
            </w:rPr>
            <w:t>содержание</w:t>
          </w:r>
        </w:p>
        <w:commentRangeStart w:id="34"/>
        <w:p w14:paraId="5850ABDC" w14:textId="6BA558E9" w:rsidR="00DF6C2C" w:rsidRPr="00DF6C2C" w:rsidRDefault="00DF6C2C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r w:rsidRPr="00DF6C2C">
            <w:rPr>
              <w:sz w:val="26"/>
              <w:szCs w:val="26"/>
            </w:rPr>
            <w:fldChar w:fldCharType="begin"/>
          </w:r>
          <w:r w:rsidRPr="00DF6C2C">
            <w:rPr>
              <w:sz w:val="26"/>
              <w:szCs w:val="26"/>
            </w:rPr>
            <w:instrText xml:space="preserve"> TOC \o "1-3" \h \z \u </w:instrText>
          </w:r>
          <w:r w:rsidRPr="00DF6C2C">
            <w:rPr>
              <w:sz w:val="26"/>
              <w:szCs w:val="26"/>
            </w:rPr>
            <w:fldChar w:fldCharType="separate"/>
          </w:r>
          <w:hyperlink w:anchor="_Toc74787695" w:history="1">
            <w:r w:rsidRPr="00DF6C2C">
              <w:rPr>
                <w:rStyle w:val="a4"/>
                <w:noProof/>
                <w:sz w:val="26"/>
                <w:szCs w:val="26"/>
              </w:rPr>
              <w:t>Введение</w:t>
            </w:r>
            <w:r w:rsidRPr="00DF6C2C">
              <w:rPr>
                <w:noProof/>
                <w:webHidden/>
                <w:sz w:val="26"/>
                <w:szCs w:val="26"/>
              </w:rPr>
              <w:tab/>
            </w:r>
            <w:r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Pr="00DF6C2C">
              <w:rPr>
                <w:noProof/>
                <w:webHidden/>
                <w:sz w:val="26"/>
                <w:szCs w:val="26"/>
              </w:rPr>
              <w:instrText xml:space="preserve"> PAGEREF _Toc74787695 \h </w:instrText>
            </w:r>
            <w:r w:rsidRPr="00DF6C2C">
              <w:rPr>
                <w:noProof/>
                <w:webHidden/>
                <w:sz w:val="26"/>
                <w:szCs w:val="26"/>
              </w:rPr>
            </w:r>
            <w:r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DDE9CB" w14:textId="33D9A5EC" w:rsidR="00DF6C2C" w:rsidRPr="00DF6C2C" w:rsidRDefault="006A1E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696" w:history="1">
            <w:r w:rsidR="00DF6C2C" w:rsidRPr="00DF6C2C">
              <w:rPr>
                <w:rStyle w:val="a4"/>
                <w:noProof/>
                <w:sz w:val="26"/>
                <w:szCs w:val="26"/>
              </w:rPr>
              <w:t>Раздел 1. Алгоритмы. Анализ предметной области применения алгоритмов сортировки, поиска и выбора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_Toc74787696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15EE68A" w14:textId="2342440D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697" w:history="1">
            <w:r w:rsidR="00DF6C2C" w:rsidRPr="00DF6C2C">
              <w:rPr>
                <w:rStyle w:val="a4"/>
                <w:noProof/>
                <w:sz w:val="26"/>
                <w:szCs w:val="26"/>
              </w:rPr>
              <w:t>1.1 Алгоритмы. Корректность алгоритмов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_Toc74787697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BF1525" w14:textId="75E9A9CE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698" w:history="1">
            <w:r w:rsidR="00DF6C2C" w:rsidRPr="00DF6C2C">
              <w:rPr>
                <w:rStyle w:val="a4"/>
                <w:noProof/>
                <w:sz w:val="26"/>
                <w:szCs w:val="26"/>
              </w:rPr>
              <w:t>1.2 Анализ алгоритмов. Вычислительная сложность алгоритмов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_Toc74787698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9B248D" w14:textId="28DA7640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699" w:history="1">
            <w:r w:rsidR="00DF6C2C" w:rsidRPr="00DF6C2C">
              <w:rPr>
                <w:rStyle w:val="a4"/>
                <w:noProof/>
                <w:sz w:val="26"/>
                <w:szCs w:val="26"/>
              </w:rPr>
              <w:t>1.3 Алгоритмы сортировки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_Toc74787699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3D615A7" w14:textId="283B553C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0" w:history="1">
            <w:r w:rsidR="00DF6C2C" w:rsidRPr="00DF6C2C">
              <w:rPr>
                <w:rStyle w:val="a4"/>
                <w:noProof/>
                <w:sz w:val="26"/>
                <w:szCs w:val="26"/>
              </w:rPr>
              <w:t>1.4 Сравнение существующих алгоритмов сортировки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_Toc74787700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099F2D" w14:textId="7D5E0D84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1" w:history="1">
            <w:r w:rsidR="00DF6C2C" w:rsidRPr="00DF6C2C">
              <w:rPr>
                <w:rStyle w:val="a4"/>
                <w:noProof/>
                <w:sz w:val="26"/>
                <w:szCs w:val="26"/>
              </w:rPr>
              <w:t>1.5 Алгоритмы поиска. Алгоритмы выбора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_Toc74787701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72C76C3" w14:textId="63E35B73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2" w:history="1">
            <w:r w:rsidR="00DF6C2C" w:rsidRPr="00DF6C2C">
              <w:rPr>
                <w:rStyle w:val="a4"/>
                <w:noProof/>
                <w:sz w:val="26"/>
                <w:szCs w:val="26"/>
              </w:rPr>
              <w:t>1.6 Постановка задачи исследования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_Toc74787702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D4E298" w14:textId="193AAF10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3" w:history="1">
            <w:r w:rsidR="00DF6C2C" w:rsidRPr="00DF6C2C">
              <w:rPr>
                <w:rStyle w:val="a4"/>
                <w:noProof/>
                <w:sz w:val="26"/>
                <w:szCs w:val="26"/>
              </w:rPr>
              <w:t>Выводы по разделу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_Toc74787703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05AD31" w14:textId="645918F8" w:rsidR="00DF6C2C" w:rsidRPr="00DF6C2C" w:rsidRDefault="006A1E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4" w:history="1">
            <w:r w:rsidR="00DF6C2C" w:rsidRPr="00DF6C2C">
              <w:rPr>
                <w:rStyle w:val="a4"/>
                <w:noProof/>
                <w:sz w:val="26"/>
                <w:szCs w:val="26"/>
              </w:rPr>
              <w:t>Раздел 2. Алгоритмы на основе порождающих последовательностей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_Toc74787704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D2380B" w14:textId="6602DD3F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5" w:history="1">
            <w:r w:rsidR="00DF6C2C" w:rsidRPr="00DF6C2C">
              <w:rPr>
                <w:rStyle w:val="a4"/>
                <w:noProof/>
                <w:sz w:val="26"/>
                <w:szCs w:val="26"/>
              </w:rPr>
              <w:t>2.1 Алгоритм сортировки на основе порождающих последовательностей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_Toc74787705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CBCF8F5" w14:textId="5D0A312F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6" w:history="1">
            <w:r w:rsidR="00DF6C2C" w:rsidRPr="00DF6C2C">
              <w:rPr>
                <w:rStyle w:val="a4"/>
                <w:noProof/>
                <w:sz w:val="26"/>
                <w:szCs w:val="26"/>
              </w:rPr>
              <w:t>2.2 Алгоритм выбора на основе порождающих последовательностей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_Toc74787706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8A78554" w14:textId="0A940B79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7" w:history="1">
            <w:r w:rsidR="00DF6C2C" w:rsidRPr="00DF6C2C">
              <w:rPr>
                <w:rStyle w:val="a4"/>
                <w:noProof/>
                <w:sz w:val="26"/>
                <w:szCs w:val="26"/>
              </w:rPr>
              <w:t>2.3 Алгоритм поиска на основе порождающих последовательностей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_Toc74787707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DB2B570" w14:textId="57CBFDAF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8" w:history="1">
            <w:r w:rsidR="00DF6C2C" w:rsidRPr="00DF6C2C">
              <w:rPr>
                <w:rStyle w:val="a4"/>
                <w:noProof/>
                <w:sz w:val="26"/>
                <w:szCs w:val="26"/>
              </w:rPr>
              <w:t>Выводы по разделу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_Toc74787708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E7864A" w14:textId="15351097" w:rsidR="00DF6C2C" w:rsidRPr="00DF6C2C" w:rsidRDefault="006A1E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09" w:history="1">
            <w:r w:rsidR="00DF6C2C" w:rsidRPr="00DF6C2C">
              <w:rPr>
                <w:rStyle w:val="a4"/>
                <w:noProof/>
                <w:sz w:val="26"/>
                <w:szCs w:val="26"/>
              </w:rPr>
              <w:t>Раздел 3. Сравнение алгоритмов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_Toc74787709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C17C7C7" w14:textId="7B814449" w:rsidR="00DF6C2C" w:rsidRPr="00DF6C2C" w:rsidRDefault="006A1E2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10" w:history="1">
            <w:r w:rsidR="00DF6C2C" w:rsidRPr="00DF6C2C">
              <w:rPr>
                <w:rStyle w:val="a4"/>
                <w:noProof/>
                <w:sz w:val="26"/>
                <w:szCs w:val="26"/>
              </w:rPr>
              <w:t>3.1</w:t>
            </w:r>
            <w:r w:rsidR="00DF6C2C" w:rsidRPr="00DF6C2C">
              <w:rPr>
                <w:rFonts w:asciiTheme="minorHAnsi" w:eastAsiaTheme="minorEastAsia" w:hAnsiTheme="minorHAnsi"/>
                <w:noProof/>
                <w:sz w:val="26"/>
                <w:szCs w:val="26"/>
                <w:lang w:eastAsia="ru-RU"/>
              </w:rPr>
              <w:tab/>
            </w:r>
            <w:r w:rsidR="00DF6C2C" w:rsidRPr="00DF6C2C">
              <w:rPr>
                <w:rStyle w:val="a4"/>
                <w:noProof/>
                <w:sz w:val="26"/>
                <w:szCs w:val="26"/>
              </w:rPr>
              <w:t>Инструменты разработки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_Toc74787710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7582A16" w14:textId="2352A8C9" w:rsidR="00DF6C2C" w:rsidRPr="00DF6C2C" w:rsidRDefault="006A1E2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11" w:history="1">
            <w:r w:rsidR="00DF6C2C" w:rsidRPr="00DF6C2C">
              <w:rPr>
                <w:rStyle w:val="a4"/>
                <w:noProof/>
                <w:sz w:val="26"/>
                <w:szCs w:val="26"/>
              </w:rPr>
              <w:t>3.2</w:t>
            </w:r>
            <w:r w:rsidR="00DF6C2C" w:rsidRPr="00DF6C2C">
              <w:rPr>
                <w:rFonts w:asciiTheme="minorHAnsi" w:eastAsiaTheme="minorEastAsia" w:hAnsiTheme="minorHAnsi"/>
                <w:noProof/>
                <w:sz w:val="26"/>
                <w:szCs w:val="26"/>
                <w:lang w:eastAsia="ru-RU"/>
              </w:rPr>
              <w:tab/>
            </w:r>
            <w:r w:rsidR="00DF6C2C" w:rsidRPr="00DF6C2C">
              <w:rPr>
                <w:rStyle w:val="a4"/>
                <w:noProof/>
                <w:sz w:val="26"/>
                <w:szCs w:val="26"/>
              </w:rPr>
              <w:t>Алгоритмы генерации последовательностей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_Toc74787711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C534D28" w14:textId="70B395B1" w:rsidR="00DF6C2C" w:rsidRPr="00DF6C2C" w:rsidRDefault="006A1E2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12" w:history="1">
            <w:r w:rsidR="00DF6C2C" w:rsidRPr="00DF6C2C">
              <w:rPr>
                <w:rStyle w:val="a4"/>
                <w:noProof/>
                <w:sz w:val="26"/>
                <w:szCs w:val="26"/>
              </w:rPr>
              <w:t>3.3</w:t>
            </w:r>
            <w:r w:rsidR="00DF6C2C" w:rsidRPr="00DF6C2C">
              <w:rPr>
                <w:rFonts w:asciiTheme="minorHAnsi" w:eastAsiaTheme="minorEastAsia" w:hAnsiTheme="minorHAnsi"/>
                <w:noProof/>
                <w:sz w:val="26"/>
                <w:szCs w:val="26"/>
                <w:lang w:eastAsia="ru-RU"/>
              </w:rPr>
              <w:tab/>
            </w:r>
            <w:r w:rsidR="00DF6C2C" w:rsidRPr="00DF6C2C">
              <w:rPr>
                <w:rStyle w:val="a4"/>
                <w:noProof/>
                <w:sz w:val="26"/>
                <w:szCs w:val="26"/>
              </w:rPr>
              <w:t>Использованные алгоритмы сортировки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_Toc74787712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2C3D618" w14:textId="11304AC2" w:rsidR="00DF6C2C" w:rsidRPr="00DF6C2C" w:rsidRDefault="006A1E2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13" w:history="1">
            <w:r w:rsidR="00DF6C2C" w:rsidRPr="00DF6C2C">
              <w:rPr>
                <w:rStyle w:val="a4"/>
                <w:noProof/>
                <w:sz w:val="26"/>
                <w:szCs w:val="26"/>
              </w:rPr>
              <w:t>3.4</w:t>
            </w:r>
            <w:r w:rsidR="00DF6C2C" w:rsidRPr="00DF6C2C">
              <w:rPr>
                <w:rFonts w:asciiTheme="minorHAnsi" w:eastAsiaTheme="minorEastAsia" w:hAnsiTheme="minorHAnsi"/>
                <w:noProof/>
                <w:sz w:val="26"/>
                <w:szCs w:val="26"/>
                <w:lang w:eastAsia="ru-RU"/>
              </w:rPr>
              <w:tab/>
            </w:r>
            <w:r w:rsidR="00DF6C2C" w:rsidRPr="00DF6C2C">
              <w:rPr>
                <w:rStyle w:val="a4"/>
                <w:noProof/>
                <w:sz w:val="26"/>
                <w:szCs w:val="26"/>
              </w:rPr>
              <w:t>Сравнение алгоритмов сортировки.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_Toc74787713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F9130A" w14:textId="07C93195" w:rsidR="00DF6C2C" w:rsidRPr="00DF6C2C" w:rsidRDefault="006A1E2E">
          <w:pPr>
            <w:pStyle w:val="21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14" w:history="1">
            <w:r w:rsidR="00DF6C2C" w:rsidRPr="00DF6C2C">
              <w:rPr>
                <w:rStyle w:val="a4"/>
                <w:noProof/>
                <w:sz w:val="26"/>
                <w:szCs w:val="26"/>
              </w:rPr>
              <w:t>3.5</w:t>
            </w:r>
            <w:r w:rsidR="00DF6C2C" w:rsidRPr="00DF6C2C">
              <w:rPr>
                <w:rFonts w:asciiTheme="minorHAnsi" w:eastAsiaTheme="minorEastAsia" w:hAnsiTheme="minorHAnsi"/>
                <w:noProof/>
                <w:sz w:val="26"/>
                <w:szCs w:val="26"/>
                <w:lang w:eastAsia="ru-RU"/>
              </w:rPr>
              <w:tab/>
            </w:r>
            <w:r w:rsidR="00DF6C2C" w:rsidRPr="00DF6C2C">
              <w:rPr>
                <w:rStyle w:val="a4"/>
                <w:noProof/>
                <w:sz w:val="26"/>
                <w:szCs w:val="26"/>
              </w:rPr>
              <w:t>Сравнение алгоритмов выбора.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_Toc74787714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5C2293" w14:textId="621CCCAC" w:rsidR="00DF6C2C" w:rsidRPr="00DF6C2C" w:rsidRDefault="006A1E2E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15" w:history="1">
            <w:r w:rsidR="00DF6C2C" w:rsidRPr="00DF6C2C">
              <w:rPr>
                <w:rStyle w:val="a4"/>
                <w:noProof/>
                <w:sz w:val="26"/>
                <w:szCs w:val="26"/>
              </w:rPr>
              <w:t>Выводы по разделу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_Toc74787715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A7473B" w14:textId="36E801FC" w:rsidR="00DF6C2C" w:rsidRPr="00DF6C2C" w:rsidRDefault="006A1E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16" w:history="1">
            <w:r w:rsidR="00DF6C2C" w:rsidRPr="00DF6C2C">
              <w:rPr>
                <w:rStyle w:val="a4"/>
                <w:noProof/>
                <w:sz w:val="26"/>
                <w:szCs w:val="26"/>
              </w:rPr>
              <w:t>Заключение.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_Toc74787716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0647694" w14:textId="213CF5F6" w:rsidR="00DF6C2C" w:rsidRPr="00DF6C2C" w:rsidRDefault="006A1E2E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6"/>
              <w:szCs w:val="26"/>
              <w:lang w:eastAsia="ru-RU"/>
            </w:rPr>
          </w:pPr>
          <w:hyperlink w:anchor="_Toc74787717" w:history="1">
            <w:r w:rsidR="00DF6C2C" w:rsidRPr="00DF6C2C">
              <w:rPr>
                <w:rStyle w:val="a4"/>
                <w:noProof/>
                <w:sz w:val="26"/>
                <w:szCs w:val="26"/>
              </w:rPr>
              <w:t>ПРИЛОЖЕНИЕ А</w:t>
            </w:r>
            <w:r w:rsidR="00DF6C2C" w:rsidRPr="00DF6C2C">
              <w:rPr>
                <w:noProof/>
                <w:webHidden/>
                <w:sz w:val="26"/>
                <w:szCs w:val="26"/>
              </w:rPr>
              <w:tab/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begin"/>
            </w:r>
            <w:r w:rsidR="00DF6C2C" w:rsidRPr="00DF6C2C">
              <w:rPr>
                <w:noProof/>
                <w:webHidden/>
                <w:sz w:val="26"/>
                <w:szCs w:val="26"/>
              </w:rPr>
              <w:instrText xml:space="preserve"> PAGEREF _Toc74787717 \h </w:instrText>
            </w:r>
            <w:r w:rsidR="00DF6C2C" w:rsidRPr="00DF6C2C">
              <w:rPr>
                <w:noProof/>
                <w:webHidden/>
                <w:sz w:val="26"/>
                <w:szCs w:val="26"/>
              </w:rPr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separate"/>
            </w:r>
            <w:r w:rsidR="00F83FAA">
              <w:rPr>
                <w:noProof/>
                <w:webHidden/>
                <w:sz w:val="26"/>
                <w:szCs w:val="26"/>
              </w:rPr>
              <w:t>2</w:t>
            </w:r>
            <w:r w:rsidR="00DF6C2C" w:rsidRPr="00DF6C2C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40F1032" w14:textId="0FA745E1" w:rsidR="00ED2800" w:rsidRPr="00475B3C" w:rsidRDefault="00DF6C2C" w:rsidP="00475B3C">
          <w:pPr>
            <w:rPr>
              <w:b/>
              <w:bCs/>
              <w:sz w:val="27"/>
              <w:szCs w:val="27"/>
            </w:rPr>
          </w:pPr>
          <w:r w:rsidRPr="00DF6C2C">
            <w:rPr>
              <w:b/>
              <w:bCs/>
              <w:sz w:val="26"/>
              <w:szCs w:val="26"/>
            </w:rPr>
            <w:fldChar w:fldCharType="end"/>
          </w:r>
          <w:commentRangeEnd w:id="34"/>
          <w:r w:rsidR="001F1A23">
            <w:rPr>
              <w:rStyle w:val="a6"/>
            </w:rPr>
            <w:commentReference w:id="34"/>
          </w:r>
        </w:p>
      </w:sdtContent>
    </w:sdt>
    <w:p w14:paraId="10FD76A9" w14:textId="42FC6EE1" w:rsidR="00412E71" w:rsidRDefault="004563CC" w:rsidP="00412E71">
      <w:pPr>
        <w:pStyle w:val="1"/>
      </w:pPr>
      <w:bookmarkStart w:id="35" w:name="_Toc74787695"/>
      <w:r>
        <w:lastRenderedPageBreak/>
        <w:t>Введение</w:t>
      </w:r>
      <w:bookmarkEnd w:id="35"/>
    </w:p>
    <w:p w14:paraId="3F8A5D6A" w14:textId="1C55FF34" w:rsidR="00412E71" w:rsidRDefault="00412E71" w:rsidP="008A2AAE">
      <w:pPr>
        <w:jc w:val="both"/>
      </w:pPr>
      <w:r>
        <w:t>Количество информации хранимой и генерируемой человечество</w:t>
      </w:r>
      <w:r w:rsidR="0087301E">
        <w:t>м</w:t>
      </w:r>
      <w:r>
        <w:t xml:space="preserve"> постоянно растет, также как и скорость ее обработки. Несмотря на это, эффективность  алгоритмов обработки данных всегда остается актуальным вопросом.</w:t>
      </w:r>
    </w:p>
    <w:p w14:paraId="050570DD" w14:textId="7AAF0776" w:rsidR="00F91D3B" w:rsidRDefault="00412E71" w:rsidP="001C1ADE">
      <w:pPr>
        <w:jc w:val="both"/>
      </w:pPr>
      <w:bookmarkStart w:id="36" w:name="_Hlk74762326"/>
      <w:r>
        <w:t xml:space="preserve">С приходом </w:t>
      </w:r>
      <w:del w:id="37" w:author="Admin" w:date="2021-06-17T12:43:00Z">
        <w:r w:rsidDel="001F1A23">
          <w:delText xml:space="preserve">в </w:delText>
        </w:r>
        <w:r w:rsidR="0045735E" w:rsidDel="001F1A23">
          <w:delText xml:space="preserve">почти </w:delText>
        </w:r>
        <w:r w:rsidDel="001F1A23">
          <w:delText xml:space="preserve">повсеместное использование </w:delText>
        </w:r>
      </w:del>
      <w:r>
        <w:t xml:space="preserve">многоядерных процессоров актуальность разработки новых алгоритмов </w:t>
      </w:r>
      <w:r w:rsidR="00CF5CA9">
        <w:t xml:space="preserve">сортировки </w:t>
      </w:r>
      <w:r>
        <w:t>для решения базовых задач с массивами информации возрастает. Такие алгоритмы б</w:t>
      </w:r>
      <w:r w:rsidR="0049256F">
        <w:t>олее применимы к серверам и прочим устройствам, использующи</w:t>
      </w:r>
      <w:r w:rsidR="0087301E">
        <w:t>м</w:t>
      </w:r>
      <w:r w:rsidR="0049256F">
        <w:t xml:space="preserve"> многопоточные процессоры.</w:t>
      </w:r>
      <w:r w:rsidR="00CF5CA9">
        <w:t xml:space="preserve"> </w:t>
      </w:r>
    </w:p>
    <w:bookmarkEnd w:id="36"/>
    <w:p w14:paraId="774016E5" w14:textId="27BE2C36" w:rsidR="00CF5CA9" w:rsidRPr="00CF5CA9" w:rsidRDefault="00CF5CA9" w:rsidP="001C1ADE">
      <w:pPr>
        <w:jc w:val="both"/>
      </w:pPr>
      <w:r>
        <w:t>Алгоритмы поиска и выбора не могут получить прироста за счет многопоточности, однако многие существующие реализации имеют низкую оценку в худшем случае</w:t>
      </w:r>
      <w:r w:rsidRPr="00CF5CA9">
        <w:t xml:space="preserve">. </w:t>
      </w:r>
      <w:r>
        <w:t>Таким образом</w:t>
      </w:r>
      <w:ins w:id="38" w:author="Admin" w:date="2021-06-17T12:43:00Z">
        <w:r w:rsidR="001F1A23">
          <w:t>,</w:t>
        </w:r>
      </w:ins>
      <w:r w:rsidR="00BF6B9D">
        <w:t xml:space="preserve"> актуальна</w:t>
      </w:r>
      <w:r>
        <w:t xml:space="preserve"> разработка новых </w:t>
      </w:r>
      <w:proofErr w:type="gramStart"/>
      <w:r>
        <w:t>алгоритмов</w:t>
      </w:r>
      <w:proofErr w:type="gramEnd"/>
      <w:r>
        <w:t xml:space="preserve"> </w:t>
      </w:r>
      <w:r w:rsidR="00BF6B9D">
        <w:t>не имеющих худших случаев.</w:t>
      </w:r>
    </w:p>
    <w:p w14:paraId="13E01FF1" w14:textId="4B2D28F2" w:rsidR="00ED2800" w:rsidRDefault="00EB3291" w:rsidP="008A2AAE">
      <w:pPr>
        <w:jc w:val="both"/>
      </w:pPr>
      <w:bookmarkStart w:id="39" w:name="_Hlk74762738"/>
      <w:r>
        <w:t xml:space="preserve">Целью дипломной работы является исследование применимости порождающих последовательностей в алгоритмах сортировки, выбора, поиска. </w:t>
      </w:r>
    </w:p>
    <w:p w14:paraId="1E889EF0" w14:textId="1FE72210" w:rsidR="00EB3291" w:rsidRDefault="00EB3291" w:rsidP="008A2AAE">
      <w:pPr>
        <w:jc w:val="both"/>
      </w:pPr>
      <w:bookmarkStart w:id="40" w:name="_Hlk74762806"/>
      <w:bookmarkEnd w:id="39"/>
      <w:proofErr w:type="gramStart"/>
      <w:r>
        <w:t>Исходя из цели в работе решаются</w:t>
      </w:r>
      <w:proofErr w:type="gramEnd"/>
      <w:r>
        <w:t xml:space="preserve"> следующие задачи:</w:t>
      </w:r>
    </w:p>
    <w:p w14:paraId="7D5134F0" w14:textId="1383490B" w:rsidR="001C1ADE" w:rsidRDefault="001C1ADE" w:rsidP="00E85377">
      <w:pPr>
        <w:pStyle w:val="a3"/>
        <w:numPr>
          <w:ilvl w:val="0"/>
          <w:numId w:val="28"/>
        </w:numPr>
        <w:ind w:hanging="720"/>
        <w:jc w:val="both"/>
      </w:pPr>
      <w:commentRangeStart w:id="41"/>
      <w:r>
        <w:t>провести сравнение существующих алгоритмов;</w:t>
      </w:r>
    </w:p>
    <w:p w14:paraId="2E95F600" w14:textId="389C747B" w:rsidR="001C1ADE" w:rsidRDefault="001C1ADE" w:rsidP="00E85377">
      <w:pPr>
        <w:pStyle w:val="a3"/>
        <w:numPr>
          <w:ilvl w:val="0"/>
          <w:numId w:val="28"/>
        </w:numPr>
        <w:ind w:hanging="720"/>
        <w:jc w:val="both"/>
      </w:pPr>
      <w:r>
        <w:t>исследовать идеи применения порождающих последовательностей в алгоритмах;</w:t>
      </w:r>
    </w:p>
    <w:p w14:paraId="652D5525" w14:textId="1E09EA0D" w:rsidR="001C1ADE" w:rsidRDefault="001C1ADE" w:rsidP="00E85377">
      <w:pPr>
        <w:pStyle w:val="a3"/>
        <w:numPr>
          <w:ilvl w:val="0"/>
          <w:numId w:val="28"/>
        </w:numPr>
        <w:ind w:hanging="720"/>
        <w:jc w:val="both"/>
      </w:pPr>
      <w:r>
        <w:t>реализовать необходимые алгоритмы генерации последовательностей;</w:t>
      </w:r>
    </w:p>
    <w:p w14:paraId="57F47473" w14:textId="22825EBF" w:rsidR="001C1ADE" w:rsidRDefault="001C1ADE" w:rsidP="00E85377">
      <w:pPr>
        <w:pStyle w:val="a3"/>
        <w:numPr>
          <w:ilvl w:val="0"/>
          <w:numId w:val="28"/>
        </w:numPr>
        <w:ind w:hanging="720"/>
        <w:jc w:val="both"/>
      </w:pPr>
      <w:r>
        <w:t>реализовать алгоритмы сортировки, поиска, выбора</w:t>
      </w:r>
      <w:r w:rsidRPr="001C1ADE">
        <w:t>;</w:t>
      </w:r>
    </w:p>
    <w:p w14:paraId="7E798F43" w14:textId="37665820" w:rsidR="001C1ADE" w:rsidRDefault="001C1ADE" w:rsidP="00E85377">
      <w:pPr>
        <w:pStyle w:val="a3"/>
        <w:numPr>
          <w:ilvl w:val="0"/>
          <w:numId w:val="28"/>
        </w:numPr>
        <w:ind w:hanging="720"/>
        <w:jc w:val="both"/>
      </w:pPr>
      <w:r>
        <w:t xml:space="preserve">сравнить </w:t>
      </w:r>
      <w:r w:rsidR="00534961">
        <w:t xml:space="preserve">полученные алгоритмы с </w:t>
      </w:r>
      <w:proofErr w:type="gramStart"/>
      <w:r w:rsidR="00534961">
        <w:t>существующими</w:t>
      </w:r>
      <w:proofErr w:type="gramEnd"/>
      <w:r w:rsidR="00534961">
        <w:t>;</w:t>
      </w:r>
    </w:p>
    <w:p w14:paraId="6C4F91C6" w14:textId="05206F66" w:rsidR="00534961" w:rsidRDefault="00534961" w:rsidP="00E85377">
      <w:pPr>
        <w:pStyle w:val="a3"/>
        <w:numPr>
          <w:ilvl w:val="0"/>
          <w:numId w:val="28"/>
        </w:numPr>
        <w:ind w:hanging="720"/>
        <w:jc w:val="both"/>
      </w:pPr>
      <w:r>
        <w:t>определить слабые и сильные стороны</w:t>
      </w:r>
      <w:r w:rsidR="00BF6B9D">
        <w:t xml:space="preserve"> разработанных </w:t>
      </w:r>
      <w:r>
        <w:t xml:space="preserve"> алгоритмов.</w:t>
      </w:r>
      <w:commentRangeEnd w:id="41"/>
      <w:r w:rsidR="001F1A23">
        <w:rPr>
          <w:rStyle w:val="a6"/>
        </w:rPr>
        <w:commentReference w:id="41"/>
      </w:r>
    </w:p>
    <w:bookmarkEnd w:id="40"/>
    <w:p w14:paraId="5D63A3BE" w14:textId="376D4084" w:rsidR="00715761" w:rsidRDefault="00715761" w:rsidP="00715761">
      <w:pPr>
        <w:jc w:val="both"/>
      </w:pPr>
      <w:r>
        <w:lastRenderedPageBreak/>
        <w:t>Объектом исследования являются алгоритмы сортировки, выбора и поиска, предметом – исследование применимости порождающих последовательностей в алгоритмах</w:t>
      </w:r>
      <w:ins w:id="42" w:author="Admin" w:date="2021-06-17T12:45:00Z">
        <w:r w:rsidR="001F1A23">
          <w:t xml:space="preserve"> сортировки, выбора и поиска</w:t>
        </w:r>
      </w:ins>
      <w:r w:rsidR="004534E3">
        <w:t>, сопоставление существующих алгоритмов сортировки выбора и поиска с алгоритмами на основе порождающих последовательностей</w:t>
      </w:r>
      <w:r>
        <w:t xml:space="preserve">. </w:t>
      </w:r>
    </w:p>
    <w:p w14:paraId="1F363F02" w14:textId="1CDA8BC4" w:rsidR="00F34151" w:rsidRDefault="00715761" w:rsidP="00715761">
      <w:pPr>
        <w:jc w:val="both"/>
      </w:pPr>
      <w:r>
        <w:t>В перво</w:t>
      </w:r>
      <w:r w:rsidR="00F34151">
        <w:t>м</w:t>
      </w:r>
      <w:r>
        <w:t xml:space="preserve"> </w:t>
      </w:r>
      <w:r w:rsidR="00F34151">
        <w:t>разделе</w:t>
      </w:r>
      <w:r>
        <w:t xml:space="preserve"> </w:t>
      </w:r>
      <w:r w:rsidR="00F34151">
        <w:t xml:space="preserve">работы производится анализ предметной области темы исследования. В рамках раздела производится базовое изучение алгоритмов, асимптотических обозначений. Производится разбор </w:t>
      </w:r>
      <w:r w:rsidR="00CD7A5B">
        <w:t xml:space="preserve">и сравнение </w:t>
      </w:r>
      <w:r w:rsidR="00F34151">
        <w:t>популярных алгоритмов сортировки,</w:t>
      </w:r>
      <w:r w:rsidR="00CD7A5B">
        <w:t xml:space="preserve"> рассматриваются основные идеи алгоритмов</w:t>
      </w:r>
      <w:r w:rsidR="00F34151">
        <w:t xml:space="preserve"> выбора</w:t>
      </w:r>
      <w:r w:rsidR="00CD7A5B">
        <w:t xml:space="preserve"> и</w:t>
      </w:r>
      <w:r w:rsidR="00F34151">
        <w:t xml:space="preserve"> поиска.</w:t>
      </w:r>
      <w:r w:rsidR="00E47AD8">
        <w:t xml:space="preserve"> </w:t>
      </w:r>
    </w:p>
    <w:p w14:paraId="5CE91977" w14:textId="3A94C82F" w:rsidR="001C1ADE" w:rsidRDefault="00F34151" w:rsidP="00715761">
      <w:pPr>
        <w:jc w:val="both"/>
      </w:pPr>
      <w:r>
        <w:t xml:space="preserve">Второй раздел содержит теоретические идеи применения порождающих последовательностей для алгоритмов выбора, поиска и сортировки. </w:t>
      </w:r>
      <w:r w:rsidR="00E47AD8">
        <w:t>Рассматривается идея и реализация алгоритмов выбора и сортировки, предлагается идея древовидной структуры поиска.</w:t>
      </w:r>
    </w:p>
    <w:p w14:paraId="78D07F47" w14:textId="3A71ABB4" w:rsidR="00E47AD8" w:rsidRPr="00174655" w:rsidRDefault="00E47AD8" w:rsidP="00715761">
      <w:pPr>
        <w:jc w:val="both"/>
      </w:pPr>
      <w:r>
        <w:t xml:space="preserve">Третий раздел посвящен практической части исследования. Рассматриваются алгоритмы генерации данных для сравнения, </w:t>
      </w:r>
      <w:r w:rsidR="00AF79F6">
        <w:t xml:space="preserve">производится сравнение существующих алгоритмов </w:t>
      </w:r>
      <w:r>
        <w:t xml:space="preserve"> </w:t>
      </w:r>
      <w:r w:rsidR="00AF79F6">
        <w:t xml:space="preserve">с </w:t>
      </w:r>
      <w:del w:id="43" w:author="Admin" w:date="2021-06-17T12:46:00Z">
        <w:r w:rsidR="00AF79F6" w:rsidDel="001F1A23">
          <w:delText>основанными на идеях из второго раздела</w:delText>
        </w:r>
      </w:del>
      <w:ins w:id="44" w:author="Admin" w:date="2021-06-17T12:46:00Z">
        <w:r w:rsidR="001F1A23">
          <w:t>аналогичными алгоритмами на основе порождающих последовательностей</w:t>
        </w:r>
      </w:ins>
      <w:r w:rsidR="00AF79F6">
        <w:t xml:space="preserve">. </w:t>
      </w:r>
    </w:p>
    <w:p w14:paraId="3312B128" w14:textId="77777777" w:rsidR="00EB3291" w:rsidRPr="001C1ADE" w:rsidRDefault="00EB3291" w:rsidP="008A2AAE">
      <w:pPr>
        <w:jc w:val="both"/>
      </w:pPr>
    </w:p>
    <w:p w14:paraId="6D9698F8" w14:textId="6F43C171" w:rsidR="004563CC" w:rsidRPr="004563CC" w:rsidRDefault="004563CC">
      <w:r>
        <w:br w:type="page"/>
      </w:r>
    </w:p>
    <w:p w14:paraId="5B3ADFA6" w14:textId="20F3B5B9" w:rsidR="0036160B" w:rsidRPr="00BB7523" w:rsidRDefault="0036160B" w:rsidP="00BB1F97">
      <w:pPr>
        <w:pStyle w:val="1"/>
        <w:rPr>
          <w:caps/>
        </w:rPr>
      </w:pPr>
      <w:bookmarkStart w:id="45" w:name="_Toc74787696"/>
      <w:r w:rsidRPr="00BB1F97">
        <w:lastRenderedPageBreak/>
        <w:t>Раздел 1</w:t>
      </w:r>
      <w:r w:rsidR="00BB7523" w:rsidRPr="00BB1F97">
        <w:t>.</w:t>
      </w:r>
      <w:r w:rsidRPr="00BB1F97">
        <w:t xml:space="preserve"> </w:t>
      </w:r>
      <w:bookmarkStart w:id="46" w:name="_Hlk74788494"/>
      <w:r w:rsidR="00FC5809" w:rsidRPr="00BB1F97">
        <w:t xml:space="preserve">Алгоритмы. </w:t>
      </w:r>
      <w:r w:rsidRPr="00BB1F97">
        <w:t xml:space="preserve">Анализ предметной области </w:t>
      </w:r>
      <w:bookmarkEnd w:id="3"/>
      <w:r w:rsidR="00BB7523" w:rsidRPr="00BB1F97">
        <w:t>применения</w:t>
      </w:r>
      <w:r w:rsidR="00BB7523" w:rsidRPr="00BB7523">
        <w:t xml:space="preserve"> алгоритмов сортировки, поиска и выбора</w:t>
      </w:r>
      <w:bookmarkEnd w:id="45"/>
      <w:bookmarkEnd w:id="46"/>
    </w:p>
    <w:p w14:paraId="59FC005C" w14:textId="3FB86B28" w:rsidR="003B258E" w:rsidRPr="00436026" w:rsidRDefault="006D2055" w:rsidP="00D2695D">
      <w:pPr>
        <w:pStyle w:val="2"/>
        <w:jc w:val="center"/>
      </w:pPr>
      <w:bookmarkStart w:id="47" w:name="_Toc74787697"/>
      <w:r>
        <w:t xml:space="preserve">1.1 </w:t>
      </w:r>
      <w:r w:rsidR="003B258E" w:rsidRPr="00BB37C2">
        <w:t>Алгоритмы</w:t>
      </w:r>
      <w:r w:rsidR="00436026" w:rsidRPr="00436026">
        <w:t xml:space="preserve">. </w:t>
      </w:r>
      <w:r w:rsidR="00FC5809">
        <w:t>Корректность алгоритмов</w:t>
      </w:r>
      <w:bookmarkEnd w:id="47"/>
    </w:p>
    <w:p w14:paraId="33A69FF7" w14:textId="77777777" w:rsidR="003B258E" w:rsidRPr="00366DC2" w:rsidRDefault="003B258E" w:rsidP="00C406DE">
      <w:pPr>
        <w:jc w:val="both"/>
      </w:pPr>
      <w:r>
        <w:t>Алгоритм – это формально описанная вычислительная процедура, получающая входные данные, называемые также его аргументом, и выдающая результат вычислений на выход</w:t>
      </w:r>
      <w:r w:rsidRPr="00366DC2">
        <w:t>.[3]</w:t>
      </w:r>
    </w:p>
    <w:p w14:paraId="1A5398B4" w14:textId="77777777" w:rsidR="003B258E" w:rsidRDefault="003B258E" w:rsidP="0004428E">
      <w:pPr>
        <w:jc w:val="both"/>
      </w:pPr>
      <w:r>
        <w:t xml:space="preserve">Алгоритмы создаются для решения различных вычислительных задач. Формулировка задачи описывает требования решения задачи, а алгоритм находит удовлетворяющее решение. </w:t>
      </w:r>
    </w:p>
    <w:p w14:paraId="1416004B" w14:textId="1FFA0250" w:rsidR="003B258E" w:rsidRDefault="003B258E" w:rsidP="0004428E">
      <w:pPr>
        <w:jc w:val="both"/>
      </w:pPr>
      <w:r>
        <w:t xml:space="preserve">Рассмотрим пример на </w:t>
      </w:r>
      <w:r w:rsidR="00FC5809">
        <w:t>задаче</w:t>
      </w:r>
      <w:r>
        <w:t xml:space="preserve"> </w:t>
      </w:r>
      <w:r w:rsidR="00E03183">
        <w:t>сортировки</w:t>
      </w:r>
      <w:r>
        <w:t xml:space="preserve"> чисел. Ее можно описать так:</w:t>
      </w:r>
    </w:p>
    <w:p w14:paraId="2B15FAFD" w14:textId="121B4C9A" w:rsidR="003B258E" w:rsidRPr="00E03183" w:rsidRDefault="003B258E" w:rsidP="0004428E">
      <w:pPr>
        <w:jc w:val="both"/>
      </w:pPr>
      <w:r>
        <w:t xml:space="preserve">Вход: </w:t>
      </w:r>
      <w:r w:rsidR="00E03183">
        <w:t xml:space="preserve">Последовательность из </w:t>
      </w:r>
      <w:r w:rsidR="00E03183">
        <w:rPr>
          <w:i/>
          <w:iCs/>
          <w:lang w:val="en-US"/>
        </w:rPr>
        <w:t>n</w:t>
      </w:r>
      <w:r w:rsidR="00E03183">
        <w:rPr>
          <w:i/>
          <w:iCs/>
        </w:rPr>
        <w:t xml:space="preserve"> </w:t>
      </w:r>
      <w:r w:rsidR="00E03183">
        <w:t xml:space="preserve">чисел </w:t>
      </w:r>
      <w:r w:rsidR="00E03183" w:rsidRPr="00E03183">
        <w:t>[</w:t>
      </w:r>
      <w:r w:rsidR="00E03183">
        <w:rPr>
          <w:i/>
          <w:iCs/>
          <w:lang w:val="en-US"/>
        </w:rPr>
        <w:t>a</w:t>
      </w:r>
      <w:r w:rsidR="00E03183" w:rsidRPr="00E03183">
        <w:rPr>
          <w:i/>
          <w:iCs/>
          <w:vertAlign w:val="subscript"/>
        </w:rPr>
        <w:t>1</w:t>
      </w:r>
      <w:r w:rsidR="00E03183" w:rsidRPr="00E03183">
        <w:rPr>
          <w:i/>
          <w:iCs/>
        </w:rPr>
        <w:t xml:space="preserve">, </w:t>
      </w:r>
      <w:r w:rsidR="00E03183">
        <w:rPr>
          <w:i/>
          <w:iCs/>
          <w:lang w:val="en-US"/>
        </w:rPr>
        <w:t>a</w:t>
      </w:r>
      <w:r w:rsidR="00E03183" w:rsidRPr="00E03183">
        <w:rPr>
          <w:i/>
          <w:iCs/>
          <w:vertAlign w:val="subscript"/>
        </w:rPr>
        <w:t>2</w:t>
      </w:r>
      <w:r w:rsidR="00E03183" w:rsidRPr="00E03183">
        <w:rPr>
          <w:i/>
          <w:iCs/>
        </w:rPr>
        <w:t xml:space="preserve">, </w:t>
      </w:r>
      <w:r w:rsidR="00E03183">
        <w:rPr>
          <w:i/>
          <w:iCs/>
          <w:lang w:val="en-US"/>
        </w:rPr>
        <w:t>a</w:t>
      </w:r>
      <w:r w:rsidR="00E03183" w:rsidRPr="00E03183">
        <w:rPr>
          <w:i/>
          <w:iCs/>
          <w:vertAlign w:val="subscript"/>
        </w:rPr>
        <w:t>3</w:t>
      </w:r>
      <w:r w:rsidR="00E03183" w:rsidRPr="00E03183">
        <w:rPr>
          <w:i/>
          <w:iCs/>
        </w:rPr>
        <w:t xml:space="preserve">, </w:t>
      </w:r>
      <w:r w:rsidR="00E03183">
        <w:rPr>
          <w:i/>
          <w:iCs/>
        </w:rPr>
        <w:t>…</w:t>
      </w:r>
      <w:r w:rsidR="00E03183" w:rsidRPr="00E03183">
        <w:rPr>
          <w:i/>
          <w:iCs/>
        </w:rPr>
        <w:t xml:space="preserve"> , </w:t>
      </w:r>
      <w:r w:rsidR="00E03183">
        <w:rPr>
          <w:i/>
          <w:iCs/>
          <w:lang w:val="en-US"/>
        </w:rPr>
        <w:t>a</w:t>
      </w:r>
      <w:r w:rsidR="00E03183" w:rsidRPr="00E03183">
        <w:rPr>
          <w:i/>
          <w:iCs/>
          <w:vertAlign w:val="subscript"/>
          <w:lang w:val="en-US"/>
        </w:rPr>
        <w:t>n</w:t>
      </w:r>
      <w:r w:rsidR="00E03183" w:rsidRPr="00E03183">
        <w:t>]</w:t>
      </w:r>
    </w:p>
    <w:p w14:paraId="78CB8648" w14:textId="6BC7B688" w:rsidR="003B258E" w:rsidRDefault="003B258E" w:rsidP="0004428E">
      <w:pPr>
        <w:jc w:val="both"/>
      </w:pPr>
      <w:r>
        <w:t>Выход</w:t>
      </w:r>
      <w:r w:rsidRPr="00E03183">
        <w:t xml:space="preserve">: </w:t>
      </w:r>
      <w:r w:rsidR="00E03183">
        <w:t>Перестановка исходной последовательности, для которой выполняется свойство:</w:t>
      </w:r>
      <w:r w:rsidR="00E03183" w:rsidRPr="00E03183">
        <w:t xml:space="preserve"> </w:t>
      </w:r>
      <w:r w:rsidR="00E03183">
        <w:rPr>
          <w:i/>
          <w:iCs/>
          <w:lang w:val="en-US"/>
        </w:rPr>
        <w:t>a</w:t>
      </w:r>
      <w:r w:rsidR="00E03183" w:rsidRPr="00E03183">
        <w:rPr>
          <w:i/>
          <w:iCs/>
          <w:vertAlign w:val="subscript"/>
        </w:rPr>
        <w:t>1</w:t>
      </w:r>
      <w:r w:rsidR="00E03183" w:rsidRPr="00E03183">
        <w:rPr>
          <w:i/>
          <w:iCs/>
        </w:rPr>
        <w:t xml:space="preserve"> </w:t>
      </w:r>
      <w:r w:rsidR="00E03183" w:rsidRPr="00E03183">
        <w:rPr>
          <w:rFonts w:cs="Times New Roman"/>
        </w:rPr>
        <w:t>≤</w:t>
      </w:r>
      <w:r w:rsidR="00E03183" w:rsidRPr="00E03183">
        <w:rPr>
          <w:i/>
          <w:iCs/>
        </w:rPr>
        <w:t xml:space="preserve"> </w:t>
      </w:r>
      <w:r w:rsidR="00E03183">
        <w:rPr>
          <w:i/>
          <w:iCs/>
          <w:lang w:val="en-US"/>
        </w:rPr>
        <w:t>a</w:t>
      </w:r>
      <w:r w:rsidR="00E03183" w:rsidRPr="00E03183">
        <w:rPr>
          <w:i/>
          <w:iCs/>
          <w:vertAlign w:val="subscript"/>
        </w:rPr>
        <w:t>2</w:t>
      </w:r>
      <w:r w:rsidR="00E03183" w:rsidRPr="00E03183">
        <w:rPr>
          <w:i/>
          <w:iCs/>
        </w:rPr>
        <w:t xml:space="preserve"> </w:t>
      </w:r>
      <w:r w:rsidR="00E03183" w:rsidRPr="00E03183">
        <w:rPr>
          <w:rFonts w:cs="Times New Roman"/>
        </w:rPr>
        <w:t>≤</w:t>
      </w:r>
      <w:r w:rsidR="00E03183" w:rsidRPr="00E03183">
        <w:rPr>
          <w:i/>
          <w:iCs/>
        </w:rPr>
        <w:t xml:space="preserve"> </w:t>
      </w:r>
      <w:r w:rsidR="00E03183">
        <w:rPr>
          <w:i/>
          <w:iCs/>
          <w:lang w:val="en-US"/>
        </w:rPr>
        <w:t>a</w:t>
      </w:r>
      <w:r w:rsidR="00E03183" w:rsidRPr="00E03183">
        <w:rPr>
          <w:i/>
          <w:iCs/>
          <w:vertAlign w:val="subscript"/>
        </w:rPr>
        <w:t>3</w:t>
      </w:r>
      <w:r w:rsidR="00E03183" w:rsidRPr="00E03183">
        <w:rPr>
          <w:i/>
          <w:iCs/>
        </w:rPr>
        <w:t xml:space="preserve"> </w:t>
      </w:r>
      <w:r w:rsidR="00E03183" w:rsidRPr="00E03183">
        <w:rPr>
          <w:rFonts w:cs="Times New Roman"/>
        </w:rPr>
        <w:t>≤</w:t>
      </w:r>
      <w:r w:rsidR="00E03183" w:rsidRPr="00E03183">
        <w:rPr>
          <w:i/>
          <w:iCs/>
        </w:rPr>
        <w:t xml:space="preserve"> … </w:t>
      </w:r>
      <w:r w:rsidR="00E03183" w:rsidRPr="00417513">
        <w:rPr>
          <w:rFonts w:cs="Times New Roman"/>
        </w:rPr>
        <w:t>≤</w:t>
      </w:r>
      <w:r w:rsidR="00E03183" w:rsidRPr="00417513">
        <w:rPr>
          <w:i/>
          <w:iCs/>
        </w:rPr>
        <w:t xml:space="preserve"> </w:t>
      </w:r>
      <w:r w:rsidR="00E03183">
        <w:rPr>
          <w:i/>
          <w:iCs/>
          <w:lang w:val="en-US"/>
        </w:rPr>
        <w:t>a</w:t>
      </w:r>
      <w:r w:rsidR="00E03183" w:rsidRPr="00E03183">
        <w:rPr>
          <w:i/>
          <w:iCs/>
          <w:vertAlign w:val="subscript"/>
          <w:lang w:val="en-US"/>
        </w:rPr>
        <w:t>n</w:t>
      </w:r>
      <w:r w:rsidR="00E03183" w:rsidRPr="00417513">
        <w:t xml:space="preserve"> .</w:t>
      </w:r>
      <w:r w:rsidRPr="003B258E">
        <w:tab/>
      </w:r>
    </w:p>
    <w:p w14:paraId="6CB80280" w14:textId="77777777" w:rsidR="00417513" w:rsidRDefault="00417513" w:rsidP="00417513">
      <w:pPr>
        <w:jc w:val="both"/>
      </w:pPr>
      <w:r>
        <w:t>Свойства алгоритмов:</w:t>
      </w:r>
    </w:p>
    <w:p w14:paraId="6A44D8D1" w14:textId="0600AF32" w:rsidR="00417513" w:rsidRDefault="00417513" w:rsidP="00E85377">
      <w:pPr>
        <w:pStyle w:val="a3"/>
        <w:numPr>
          <w:ilvl w:val="0"/>
          <w:numId w:val="30"/>
        </w:numPr>
        <w:jc w:val="both"/>
      </w:pPr>
      <w:r>
        <w:t>Дискретность;</w:t>
      </w:r>
    </w:p>
    <w:p w14:paraId="6E3EAE8D" w14:textId="10D3C0E5" w:rsidR="00417513" w:rsidRDefault="00417513" w:rsidP="00E85377">
      <w:pPr>
        <w:pStyle w:val="a3"/>
        <w:numPr>
          <w:ilvl w:val="0"/>
          <w:numId w:val="30"/>
        </w:numPr>
        <w:jc w:val="both"/>
      </w:pPr>
      <w:r>
        <w:t>Детерминированность;</w:t>
      </w:r>
    </w:p>
    <w:p w14:paraId="75BB5540" w14:textId="7B373AB2" w:rsidR="00417513" w:rsidRDefault="00417513" w:rsidP="00E85377">
      <w:pPr>
        <w:pStyle w:val="a3"/>
        <w:numPr>
          <w:ilvl w:val="0"/>
          <w:numId w:val="30"/>
        </w:numPr>
        <w:jc w:val="both"/>
      </w:pPr>
      <w:r>
        <w:t>Понятность;</w:t>
      </w:r>
    </w:p>
    <w:p w14:paraId="2EC2662C" w14:textId="78E7D5E8" w:rsidR="00417513" w:rsidRDefault="00417513" w:rsidP="00E85377">
      <w:pPr>
        <w:pStyle w:val="a3"/>
        <w:numPr>
          <w:ilvl w:val="0"/>
          <w:numId w:val="30"/>
        </w:numPr>
        <w:jc w:val="both"/>
      </w:pPr>
      <w:r>
        <w:t>Конечность;</w:t>
      </w:r>
    </w:p>
    <w:p w14:paraId="72D66B71" w14:textId="710614D9" w:rsidR="00417513" w:rsidRDefault="00417513" w:rsidP="00E85377">
      <w:pPr>
        <w:pStyle w:val="a3"/>
        <w:numPr>
          <w:ilvl w:val="0"/>
          <w:numId w:val="30"/>
        </w:numPr>
        <w:jc w:val="both"/>
      </w:pPr>
      <w:r>
        <w:t>Универсальность;</w:t>
      </w:r>
    </w:p>
    <w:p w14:paraId="26E4B681" w14:textId="35AF1F82" w:rsidR="00417513" w:rsidRDefault="00417513" w:rsidP="00E85377">
      <w:pPr>
        <w:pStyle w:val="a3"/>
        <w:numPr>
          <w:ilvl w:val="0"/>
          <w:numId w:val="30"/>
        </w:numPr>
        <w:jc w:val="both"/>
      </w:pPr>
      <w:r>
        <w:t>Результативность</w:t>
      </w:r>
      <w:r w:rsidR="00E41F05">
        <w:t>.</w:t>
      </w:r>
    </w:p>
    <w:p w14:paraId="6068DB25" w14:textId="758CEE60" w:rsidR="00B8751B" w:rsidRDefault="00B8751B" w:rsidP="0004428E">
      <w:pPr>
        <w:jc w:val="both"/>
      </w:pPr>
      <w:r>
        <w:t>Чтобы доказать правильность алгоритма недостаточно только его описания, также необходимо подробное описание решаемой задачи. Постановка задачи состоит из двух этапов:</w:t>
      </w:r>
    </w:p>
    <w:p w14:paraId="3AA1CD77" w14:textId="55D3B7B2" w:rsidR="00B8751B" w:rsidRDefault="00B8751B" w:rsidP="00E85377">
      <w:pPr>
        <w:pStyle w:val="a3"/>
        <w:numPr>
          <w:ilvl w:val="0"/>
          <w:numId w:val="8"/>
        </w:numPr>
        <w:ind w:left="1134" w:hanging="567"/>
        <w:jc w:val="both"/>
      </w:pPr>
      <w:r>
        <w:t>Утверждение набора допустимых входных данных;</w:t>
      </w:r>
    </w:p>
    <w:p w14:paraId="50375BBC" w14:textId="67B28201" w:rsidR="00B8751B" w:rsidRDefault="00B8751B" w:rsidP="00E85377">
      <w:pPr>
        <w:pStyle w:val="a3"/>
        <w:numPr>
          <w:ilvl w:val="0"/>
          <w:numId w:val="8"/>
        </w:numPr>
        <w:ind w:left="1134" w:hanging="567"/>
        <w:jc w:val="both"/>
      </w:pPr>
      <w:r>
        <w:t>Утверждение требований к выходным данным алгоритма.</w:t>
      </w:r>
    </w:p>
    <w:p w14:paraId="0533CD72" w14:textId="1147E693" w:rsidR="00E03183" w:rsidRDefault="00E03183" w:rsidP="0004428E">
      <w:pPr>
        <w:jc w:val="both"/>
      </w:pPr>
      <w:r>
        <w:t>Например</w:t>
      </w:r>
      <w:r w:rsidR="0004428E" w:rsidRPr="0004428E">
        <w:t>,</w:t>
      </w:r>
      <w:r>
        <w:t xml:space="preserve"> для приведенного выше алгоритма допустимым набором входных данных может служить любая последовательность </w:t>
      </w:r>
      <w:commentRangeStart w:id="48"/>
      <w:r>
        <w:t xml:space="preserve">не </w:t>
      </w:r>
      <w:r>
        <w:lastRenderedPageBreak/>
        <w:t xml:space="preserve">иррациональных чисел, </w:t>
      </w:r>
      <w:proofErr w:type="gramStart"/>
      <w:r>
        <w:t>следовательно</w:t>
      </w:r>
      <w:proofErr w:type="gramEnd"/>
      <w:r>
        <w:t xml:space="preserve"> выходными данными алгоритма также является последовательность не иррациональных чисел.</w:t>
      </w:r>
      <w:commentRangeEnd w:id="48"/>
      <w:r w:rsidR="006A1E2E">
        <w:rPr>
          <w:rStyle w:val="a6"/>
        </w:rPr>
        <w:commentReference w:id="48"/>
      </w:r>
    </w:p>
    <w:p w14:paraId="32EB7A75" w14:textId="1E06C803" w:rsidR="003B258E" w:rsidRDefault="003B258E" w:rsidP="0004428E">
      <w:pPr>
        <w:jc w:val="both"/>
      </w:pPr>
      <w:r>
        <w:t xml:space="preserve">Алгоритм считается </w:t>
      </w:r>
      <w:r w:rsidR="00436026">
        <w:t>корректным</w:t>
      </w:r>
      <w:r>
        <w:t xml:space="preserve">, если на любом допустимом для данной задачи множестве входных данных он заканчивает работу и выдает результат, удовлетворяющий условиям задачи. В таком случае говорят, что алгоритм решает эту задачу. Неправильный алгоритм может не остановиться вообще или вернуть </w:t>
      </w:r>
      <w:proofErr w:type="gramStart"/>
      <w:r>
        <w:t>не</w:t>
      </w:r>
      <w:del w:id="49" w:author="Admin" w:date="2021-05-23T10:07:00Z">
        <w:r w:rsidDel="00D30078">
          <w:delText xml:space="preserve"> </w:delText>
        </w:r>
      </w:del>
      <w:r>
        <w:t>верный</w:t>
      </w:r>
      <w:proofErr w:type="gramEnd"/>
      <w:r>
        <w:t xml:space="preserve"> результат.</w:t>
      </w:r>
      <w:r w:rsidR="00B8751B">
        <w:t xml:space="preserve"> </w:t>
      </w:r>
    </w:p>
    <w:p w14:paraId="449F604B" w14:textId="243F960B" w:rsidR="00E03183" w:rsidRDefault="00B8751B" w:rsidP="0004428E">
      <w:pPr>
        <w:jc w:val="both"/>
      </w:pPr>
      <w:r>
        <w:t>Самый  лучший способ продемонстрировать неправильность работы алгоритма – это найти задачу, для которой алгоритм вернет неправильный результат. Такие задачи называются контрпримерами.</w:t>
      </w:r>
    </w:p>
    <w:p w14:paraId="0EC5AF8D" w14:textId="7FECEFCC" w:rsidR="003B258E" w:rsidRPr="006D2055" w:rsidRDefault="004A0ADB" w:rsidP="00D2695D">
      <w:pPr>
        <w:pStyle w:val="2"/>
        <w:jc w:val="center"/>
      </w:pPr>
      <w:bookmarkStart w:id="50" w:name="_Toc74787698"/>
      <w:r>
        <w:t xml:space="preserve">1.2 </w:t>
      </w:r>
      <w:bookmarkStart w:id="51" w:name="_Hlk74788561"/>
      <w:r w:rsidR="00E03183" w:rsidRPr="006D2055">
        <w:t xml:space="preserve">Анализ алгоритмов. </w:t>
      </w:r>
      <w:r w:rsidR="003B258E" w:rsidRPr="006D2055">
        <w:t>Вычислительная сложность алгоритмов</w:t>
      </w:r>
      <w:bookmarkEnd w:id="50"/>
      <w:bookmarkEnd w:id="51"/>
    </w:p>
    <w:p w14:paraId="50EC6DEB" w14:textId="0E8C0B66" w:rsidR="003B258E" w:rsidRPr="00366DC2" w:rsidRDefault="003B258E" w:rsidP="00C406DE">
      <w:pPr>
        <w:jc w:val="both"/>
      </w:pPr>
      <w:r w:rsidRPr="00366DC2">
        <w:t>Одну и ту же задачу могут решать много алгоритмов. Эффективность работы каждого из них описывается разнообразными характеристиками. Прежде чем анализировать эффективность алгоритма, нужно доказать, что данный алгоритм правильно решает задачу. В противном случае вопрос об эффективности не имеет смысла.</w:t>
      </w:r>
      <w:r w:rsidR="00A02086" w:rsidRPr="00366DC2">
        <w:t xml:space="preserve"> </w:t>
      </w:r>
      <w:r w:rsidRPr="00366DC2">
        <w:t>Если алгоритм решает поставленную задачу, то следует посмотреть, насколько это решение эффективно.</w:t>
      </w:r>
    </w:p>
    <w:p w14:paraId="1941A4F8" w14:textId="77777777" w:rsidR="003B258E" w:rsidRPr="00366DC2" w:rsidRDefault="003B258E" w:rsidP="00C406DE">
      <w:pPr>
        <w:jc w:val="both"/>
      </w:pPr>
      <w:r w:rsidRPr="00366DC2">
        <w:t>При анализе алгоритма определяется количество «времени», необходимое для его выполнения. Это не реальное число секунд или других промежутков времени, а приблизительное число операций, выполняемых алгоритмом. Число операций и измеряет относительное время выполнения алгоритма. Фактическое количество секунд, требуемое для выполнения алгоритма на компьютере, непригодно для анализа, поскольку нас интересует только относительная эффективность алгоритма, решающего конкретную задачу.[4]</w:t>
      </w:r>
    </w:p>
    <w:p w14:paraId="06627458" w14:textId="62B47D6D" w:rsidR="003B258E" w:rsidRPr="0004428E" w:rsidRDefault="003B258E" w:rsidP="00C406DE">
      <w:pPr>
        <w:jc w:val="both"/>
      </w:pPr>
      <w:r>
        <w:t>Алгоритмы можно разделить на два больших класса — это алгоритмы с повторением и рекурсивные алгоритмы. Фундаментом алгоритмов с повторением являются циклы и условные выражения; для анализ</w:t>
      </w:r>
      <w:ins w:id="52" w:author="Admin" w:date="2021-06-17T12:50:00Z">
        <w:r w:rsidR="006A1E2E">
          <w:t>а</w:t>
        </w:r>
      </w:ins>
      <w:r>
        <w:t xml:space="preserve"> таких </w:t>
      </w:r>
      <w:r>
        <w:lastRenderedPageBreak/>
        <w:t>алгоритмов требуется оценить число операций, выполняемых внутри цикла, и число итераций цикла. Рекурсивные алгоритмы действуют иначе: они разбивают большую задачу на фрагменты и применяются к каждому фрагменту по отдельности. Такие алгоритмы порой называют «разделяй и властвуй», и их использование может оказаться очень эффективным. В процессе решения большой задачи путем деления ее на меньшие обычно создаются небольшие, простые и более понятные алгоритмы. Анализ рекурсивного алгоритма требует подсчета количества операций, необходимых для разбиения задачи на части, выполнения алгоритма на каждой из частей и объединения отдельных результатов для решения задачи в целом</w:t>
      </w:r>
      <w:r w:rsidR="0004428E" w:rsidRPr="0004428E">
        <w:t>.</w:t>
      </w:r>
    </w:p>
    <w:p w14:paraId="0A161AEE" w14:textId="77777777" w:rsidR="003B258E" w:rsidRDefault="003B258E" w:rsidP="00C406DE">
      <w:pPr>
        <w:jc w:val="both"/>
      </w:pPr>
      <w:r>
        <w:t xml:space="preserve"> Асимптотические обозначения обеспечивают базовый набор понятий для рассмотрения алгоритмов. Асимптотические обозначения в достаточной мере грубы, что дает возможность не учитывать все детали, которые вы хотите проигнорировать, например элементы, которые зависят от выбора архитектуры, выбора языка программирования, выбора компилятора и так далее. С другой стороны, они достаточно точны, чтобы позволять сравнивать различные алгоритмические подходы к решению задач, в особенности на больших объемах входных данных (входных данных, которые требуют алгоритмической изобретательности). Например, асимптотический анализ помогает выявлять лучшие и худшие подходы к сортировке, лучшие и худшие подходы к умножению двух целых чисел и так далее. </w:t>
      </w:r>
    </w:p>
    <w:p w14:paraId="4C311AF4" w14:textId="2E22CE80" w:rsidR="003B258E" w:rsidRDefault="003B258E" w:rsidP="00C406DE">
      <w:pPr>
        <w:jc w:val="both"/>
      </w:pPr>
      <w:r>
        <w:t xml:space="preserve">Самый распространенный подход – оценка времени работы алгоритма с точностью до ограниченных множителей. При этом подходе исключается реальная длительность элементарных операций. Важно только то, что время выполнения операции ограничено некой константой. Например, если алгоритм выполняет </w:t>
      </w:r>
      <w:r w:rsidRPr="00B44A42">
        <w:t>7</w:t>
      </w:r>
      <w:r>
        <w:rPr>
          <w:lang w:val="en-US"/>
        </w:rPr>
        <w:t>n</w:t>
      </w:r>
      <w:r w:rsidRPr="00B44A42">
        <w:rPr>
          <w:vertAlign w:val="superscript"/>
        </w:rPr>
        <w:t xml:space="preserve">2 </w:t>
      </w:r>
      <w:r w:rsidRPr="00B44A42">
        <w:t>+ 3</w:t>
      </w:r>
      <w:r>
        <w:rPr>
          <w:lang w:val="en-US"/>
        </w:rPr>
        <w:t>n</w:t>
      </w:r>
      <w:r w:rsidRPr="00B44A42">
        <w:t xml:space="preserve"> </w:t>
      </w:r>
      <w:r>
        <w:t xml:space="preserve">элементарных операций при входе размера </w:t>
      </w:r>
      <w:r>
        <w:rPr>
          <w:lang w:val="en-US"/>
        </w:rPr>
        <w:t>n</w:t>
      </w:r>
      <w:r>
        <w:t xml:space="preserve">, то мы можем отбросить слагаемое </w:t>
      </w:r>
      <w:r w:rsidRPr="00B44A42">
        <w:t>3</w:t>
      </w:r>
      <w:r>
        <w:rPr>
          <w:lang w:val="en-US"/>
        </w:rPr>
        <w:t>n</w:t>
      </w:r>
      <w:r>
        <w:t xml:space="preserve">, и даже множитель 7 в старшем слагаемом </w:t>
      </w:r>
      <w:r>
        <w:lastRenderedPageBreak/>
        <w:t>и сказать, что время выполнения алгоритма есть</w:t>
      </w:r>
      <w:proofErr w:type="gramStart"/>
      <w:r>
        <w:t xml:space="preserve"> О</w:t>
      </w:r>
      <w:proofErr w:type="gramEnd"/>
      <w:r>
        <w:t>(</w:t>
      </w:r>
      <w:r>
        <w:rPr>
          <w:lang w:val="en-US"/>
        </w:rPr>
        <w:t>n</w:t>
      </w:r>
      <w:r w:rsidRPr="00B44A42">
        <w:rPr>
          <w:vertAlign w:val="superscript"/>
        </w:rPr>
        <w:t>2</w:t>
      </w:r>
      <w:r w:rsidRPr="00B44A42">
        <w:t>) (</w:t>
      </w:r>
      <w:r>
        <w:t xml:space="preserve">«о большое от </w:t>
      </w:r>
      <w:r>
        <w:rPr>
          <w:lang w:val="en-US"/>
        </w:rPr>
        <w:t>n</w:t>
      </w:r>
      <w:r w:rsidRPr="00327127">
        <w:t xml:space="preserve"> </w:t>
      </w:r>
      <w:r>
        <w:t>в квадрате).</w:t>
      </w:r>
    </w:p>
    <w:p w14:paraId="5CE23168" w14:textId="6BAF39D9" w:rsidR="00E03183" w:rsidRDefault="003B258E" w:rsidP="00C406DE">
      <w:pPr>
        <w:jc w:val="both"/>
      </w:pPr>
      <w:r>
        <w:t xml:space="preserve">Высказывание, что нечто работает со временем </w:t>
      </w:r>
      <w:r>
        <w:rPr>
          <w:lang w:val="en-US"/>
        </w:rPr>
        <w:t>O</w:t>
      </w:r>
      <w:r w:rsidRPr="00235BE0">
        <w:t>(</w:t>
      </w:r>
      <w:r w:rsidRPr="00235BE0">
        <w:rPr>
          <w:i/>
          <w:iCs/>
          <w:lang w:val="en-US"/>
        </w:rPr>
        <w:t>f</w:t>
      </w:r>
      <w:r w:rsidRPr="00235BE0">
        <w:t>(</w:t>
      </w:r>
      <w:r>
        <w:rPr>
          <w:lang w:val="en-US"/>
        </w:rPr>
        <w:t>n</w:t>
      </w:r>
      <w:r w:rsidRPr="00235BE0">
        <w:t>))</w:t>
      </w:r>
      <w:r>
        <w:t xml:space="preserve"> для функции </w:t>
      </w:r>
      <w:r w:rsidRPr="00235BE0">
        <w:rPr>
          <w:i/>
          <w:iCs/>
          <w:lang w:val="en-US"/>
        </w:rPr>
        <w:t>f</w:t>
      </w:r>
      <w:r w:rsidRPr="00235BE0">
        <w:t>(</w:t>
      </w:r>
      <w:r>
        <w:rPr>
          <w:lang w:val="en-US"/>
        </w:rPr>
        <w:t>n</w:t>
      </w:r>
      <w:r w:rsidRPr="00235BE0">
        <w:t>)</w:t>
      </w:r>
      <w:r>
        <w:t xml:space="preserve">, означает, что </w:t>
      </w:r>
      <w:r w:rsidRPr="00235BE0">
        <w:rPr>
          <w:i/>
          <w:iCs/>
          <w:lang w:val="en-US"/>
        </w:rPr>
        <w:t>f</w:t>
      </w:r>
      <w:r w:rsidRPr="00235BE0">
        <w:t>(</w:t>
      </w:r>
      <w:r>
        <w:rPr>
          <w:lang w:val="en-US"/>
        </w:rPr>
        <w:t>n</w:t>
      </w:r>
      <w:r w:rsidRPr="00235BE0">
        <w:t xml:space="preserve">) </w:t>
      </w:r>
      <w:r>
        <w:t xml:space="preserve">— это то, что остается после устранения постоянных коэффициентов и членов низших порядков. </w:t>
      </w:r>
      <w:bookmarkStart w:id="53" w:name="_Hlk74763599"/>
      <w:r>
        <w:t>Применение обозначения О-большое позволяет ранжировать алгоритмы по группам согласно их асимптотически наихудшим временам исполнения, например: линейные O(</w:t>
      </w:r>
      <w:r>
        <w:rPr>
          <w:lang w:val="en-US"/>
        </w:rPr>
        <w:t>n</w:t>
      </w:r>
      <w:r>
        <w:t xml:space="preserve">) алгоритмы, </w:t>
      </w:r>
      <w:r w:rsidR="000D542A">
        <w:t xml:space="preserve">квазилинейные </w:t>
      </w:r>
      <w:r>
        <w:rPr>
          <w:lang w:val="en-US"/>
        </w:rPr>
        <w:t>O</w:t>
      </w:r>
      <w:r>
        <w:t>(</w:t>
      </w:r>
      <w:r>
        <w:rPr>
          <w:lang w:val="en-US"/>
        </w:rPr>
        <w:t>n</w:t>
      </w:r>
      <w:r>
        <w:t xml:space="preserve"> log </w:t>
      </w:r>
      <w:r>
        <w:rPr>
          <w:lang w:val="en-US"/>
        </w:rPr>
        <w:t>n</w:t>
      </w:r>
      <w:r>
        <w:t>) алгоритмы, квадратичные</w:t>
      </w:r>
      <w:proofErr w:type="gramStart"/>
      <w:r>
        <w:t xml:space="preserve"> О</w:t>
      </w:r>
      <w:proofErr w:type="gramEnd"/>
      <w:r>
        <w:t>(</w:t>
      </w:r>
      <w:r>
        <w:rPr>
          <w:lang w:val="en-US"/>
        </w:rPr>
        <w:t>n</w:t>
      </w:r>
      <w:r w:rsidRPr="00F44F0F">
        <w:rPr>
          <w:vertAlign w:val="superscript"/>
        </w:rPr>
        <w:t>2</w:t>
      </w:r>
      <w:r>
        <w:t xml:space="preserve">) алгоритмы, </w:t>
      </w:r>
      <w:r>
        <w:rPr>
          <w:lang w:val="en-US"/>
        </w:rPr>
        <w:t>O</w:t>
      </w:r>
      <w:r>
        <w:t>(1) алгоритмы с постоянным временем и так далее.</w:t>
      </w:r>
      <w:bookmarkEnd w:id="53"/>
    </w:p>
    <w:p w14:paraId="24EE1BCB" w14:textId="5690FA3A" w:rsidR="0004428E" w:rsidRDefault="002E0DB4" w:rsidP="00E743F4">
      <w:pPr>
        <w:ind w:firstLine="0"/>
        <w:jc w:val="both"/>
      </w:pPr>
      <w:commentRangeStart w:id="54"/>
      <w:r>
        <w:rPr>
          <w:noProof/>
          <w:lang w:eastAsia="ru-RU"/>
        </w:rPr>
        <w:drawing>
          <wp:inline distT="0" distB="0" distL="0" distR="0" wp14:anchorId="12DC78A3" wp14:editId="0D0019C6">
            <wp:extent cx="5934973" cy="4054415"/>
            <wp:effectExtent l="0" t="0" r="8890" b="381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83C3C3F-9BE6-4AE9-B281-B849ED2B215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commentRangeEnd w:id="54"/>
      <w:r w:rsidR="003C5008">
        <w:rPr>
          <w:rStyle w:val="a6"/>
        </w:rPr>
        <w:commentReference w:id="54"/>
      </w:r>
    </w:p>
    <w:p w14:paraId="52DC1D19" w14:textId="7E2145D5" w:rsidR="0004428E" w:rsidRDefault="002E0DB4" w:rsidP="00777625">
      <w:pPr>
        <w:ind w:firstLine="0"/>
        <w:jc w:val="center"/>
      </w:pPr>
      <w:r>
        <w:t xml:space="preserve">Рис. 1 – </w:t>
      </w:r>
      <w:del w:id="55" w:author="Admin" w:date="2021-06-17T12:54:00Z">
        <w:r w:rsidDel="003C5008">
          <w:delText xml:space="preserve">график </w:delText>
        </w:r>
      </w:del>
      <w:ins w:id="56" w:author="Admin" w:date="2021-06-17T12:54:00Z">
        <w:r w:rsidR="003C5008">
          <w:t xml:space="preserve">График </w:t>
        </w:r>
      </w:ins>
      <w:r>
        <w:t xml:space="preserve">роста количества операций, </w:t>
      </w:r>
      <w:r w:rsidR="00784402">
        <w:t>экспоненциальная сложность</w:t>
      </w:r>
    </w:p>
    <w:p w14:paraId="5B365B77" w14:textId="4F5FD1C6" w:rsidR="00784402" w:rsidRDefault="00784402" w:rsidP="002E0DB4">
      <w:pPr>
        <w:jc w:val="center"/>
      </w:pPr>
    </w:p>
    <w:p w14:paraId="29FF8833" w14:textId="7F5E1D00" w:rsidR="00784402" w:rsidRPr="002E0DB4" w:rsidRDefault="00784402" w:rsidP="00E743F4">
      <w:pPr>
        <w:ind w:firstLine="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588B969D" wp14:editId="57E984E3">
            <wp:extent cx="5934973" cy="4364966"/>
            <wp:effectExtent l="0" t="0" r="8890" b="17145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151A7CC-5D99-4209-BCB2-CB3C2EA303E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70CCF3FD" w14:textId="5D80EAAC" w:rsidR="00784402" w:rsidRDefault="00784402" w:rsidP="00777625">
      <w:pPr>
        <w:ind w:firstLine="0"/>
        <w:jc w:val="center"/>
      </w:pPr>
      <w:r>
        <w:t xml:space="preserve">Рис. 2 - </w:t>
      </w:r>
      <w:ins w:id="57" w:author="Admin" w:date="2021-06-17T12:54:00Z">
        <w:r w:rsidR="003C5008">
          <w:t>Г</w:t>
        </w:r>
      </w:ins>
      <w:del w:id="58" w:author="Admin" w:date="2021-06-17T12:54:00Z">
        <w:r w:rsidDel="003C5008">
          <w:delText>г</w:delText>
        </w:r>
      </w:del>
      <w:r>
        <w:t xml:space="preserve">рафик роста количества операций, </w:t>
      </w:r>
      <w:r w:rsidR="00464EB1" w:rsidRPr="00464EB1">
        <w:t>квазилинейн</w:t>
      </w:r>
      <w:r w:rsidR="00464EB1">
        <w:t>ая</w:t>
      </w:r>
      <w:r w:rsidR="00464EB1" w:rsidRPr="00464EB1">
        <w:t xml:space="preserve"> </w:t>
      </w:r>
      <w:r>
        <w:t>и линейная сложность.</w:t>
      </w:r>
    </w:p>
    <w:p w14:paraId="3A586DF6" w14:textId="1EA58192" w:rsidR="00784402" w:rsidRPr="00784402" w:rsidRDefault="00784402" w:rsidP="00E743F4">
      <w:pPr>
        <w:ind w:firstLine="0"/>
        <w:jc w:val="both"/>
      </w:pPr>
      <w:r>
        <w:rPr>
          <w:noProof/>
          <w:lang w:eastAsia="ru-RU"/>
        </w:rPr>
        <w:drawing>
          <wp:inline distT="0" distB="0" distL="0" distR="0" wp14:anchorId="4E688F09" wp14:editId="349BEF01">
            <wp:extent cx="5486137" cy="3338422"/>
            <wp:effectExtent l="0" t="0" r="635" b="14605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E176868-82E1-479F-A4B9-CF3D219708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2CA93888" w14:textId="35B7B0B6" w:rsidR="00E03183" w:rsidRDefault="00784402" w:rsidP="00777625">
      <w:pPr>
        <w:ind w:firstLine="0"/>
        <w:jc w:val="center"/>
      </w:pPr>
      <w:r>
        <w:lastRenderedPageBreak/>
        <w:t xml:space="preserve">Рис. 3 – </w:t>
      </w:r>
      <w:ins w:id="59" w:author="Admin" w:date="2021-06-17T12:54:00Z">
        <w:r w:rsidR="003C5008">
          <w:t>Г</w:t>
        </w:r>
      </w:ins>
      <w:del w:id="60" w:author="Admin" w:date="2021-06-17T12:54:00Z">
        <w:r w:rsidDel="003C5008">
          <w:delText>г</w:delText>
        </w:r>
      </w:del>
      <w:r>
        <w:t>рафик роста количества операций, линейная, логарифмическая и константная сложность.</w:t>
      </w:r>
    </w:p>
    <w:p w14:paraId="4BE9FCB5" w14:textId="2D2C9834" w:rsidR="003B258E" w:rsidRDefault="003B258E" w:rsidP="00C406DE">
      <w:pPr>
        <w:jc w:val="both"/>
      </w:pPr>
      <w:r>
        <w:t xml:space="preserve">Стоит отметить, что постоянные </w:t>
      </w:r>
      <w:proofErr w:type="gramStart"/>
      <w:r>
        <w:t>коэффициенты</w:t>
      </w:r>
      <w:proofErr w:type="gramEnd"/>
      <w:r>
        <w:t xml:space="preserve"> несомненно имеют значение при разработке алгоритма. Скорее верно то, что если вы хотите сравнить несколько принципиально разных</w:t>
      </w:r>
      <w:r w:rsidR="002E0DB4">
        <w:t xml:space="preserve"> методов </w:t>
      </w:r>
      <w:r>
        <w:t>решения задачи, асимптотический анализ часто является правильным инструментом для понимания того, какой из них будет работать лучше, в особенности на достаточно больших объемах входных данных.</w:t>
      </w:r>
    </w:p>
    <w:p w14:paraId="6A908537" w14:textId="77777777" w:rsidR="003B258E" w:rsidRDefault="003B258E" w:rsidP="00C406DE">
      <w:pPr>
        <w:jc w:val="both"/>
      </w:pPr>
      <w:r>
        <w:t xml:space="preserve">Также стоит отметить, что асимптотическая оценка </w:t>
      </w:r>
      <w:r w:rsidRPr="00795B60">
        <w:t>не рассматривает следующие аспекты</w:t>
      </w:r>
      <w:r>
        <w:t>:</w:t>
      </w:r>
    </w:p>
    <w:p w14:paraId="45538A8A" w14:textId="684EF444" w:rsidR="003B258E" w:rsidRDefault="003B258E" w:rsidP="00E85377">
      <w:pPr>
        <w:pStyle w:val="a3"/>
        <w:numPr>
          <w:ilvl w:val="0"/>
          <w:numId w:val="11"/>
        </w:numPr>
        <w:ind w:left="1134" w:hanging="567"/>
        <w:jc w:val="both"/>
      </w:pPr>
      <w:r>
        <w:t>Операции выделения и освобождения памяти — они тоже занимает время, и если выделение памяти используется часто, то это вносит свой вклад в трудоемкость.</w:t>
      </w:r>
    </w:p>
    <w:p w14:paraId="30F697C4" w14:textId="4CFC9856" w:rsidR="003B258E" w:rsidRDefault="003B258E" w:rsidP="00E85377">
      <w:pPr>
        <w:pStyle w:val="a3"/>
        <w:numPr>
          <w:ilvl w:val="0"/>
          <w:numId w:val="11"/>
        </w:numPr>
        <w:ind w:left="1134" w:hanging="567"/>
        <w:jc w:val="both"/>
      </w:pPr>
      <w:r>
        <w:t>Эффективность алгоритма по использованию памяти</w:t>
      </w:r>
    </w:p>
    <w:p w14:paraId="7F29068D" w14:textId="2CD9A1BE" w:rsidR="003B258E" w:rsidRDefault="003B258E" w:rsidP="00C406DE">
      <w:pPr>
        <w:jc w:val="both"/>
      </w:pPr>
      <w:r>
        <w:t xml:space="preserve">Алгоритмы повсеместно распространены в </w:t>
      </w:r>
      <w:r>
        <w:rPr>
          <w:lang w:val="en-US"/>
        </w:rPr>
        <w:t>CS</w:t>
      </w:r>
      <w:r>
        <w:t>(</w:t>
      </w:r>
      <w:r>
        <w:rPr>
          <w:lang w:val="en-US"/>
        </w:rPr>
        <w:t>Computer</w:t>
      </w:r>
      <w:r w:rsidRPr="00BB37C2">
        <w:t xml:space="preserve"> </w:t>
      </w:r>
      <w:r>
        <w:rPr>
          <w:lang w:val="en-US"/>
        </w:rPr>
        <w:t>Science</w:t>
      </w:r>
      <w:r>
        <w:t>). Начиная от алгоритмов поиска пути для маршрутизации пакетов</w:t>
      </w:r>
      <w:r w:rsidRPr="00BB37C2">
        <w:t xml:space="preserve">, </w:t>
      </w:r>
      <w:r>
        <w:t>заканчивая различными алгоритмами шифрования. Одними из самых нужных, важных и повсеместн</w:t>
      </w:r>
      <w:r w:rsidR="00A81CCF">
        <w:t>о используемых</w:t>
      </w:r>
      <w:r>
        <w:t xml:space="preserve"> являются алгоритмы сортировки данных, алгоритмы выбора </w:t>
      </w:r>
      <w:r>
        <w:rPr>
          <w:lang w:val="en-US"/>
        </w:rPr>
        <w:t>k</w:t>
      </w:r>
      <w:r w:rsidRPr="00EA11B8">
        <w:t>-</w:t>
      </w:r>
      <w:r>
        <w:t xml:space="preserve">й статистики и алгоритмы поиска. </w:t>
      </w:r>
    </w:p>
    <w:p w14:paraId="63ED52F2" w14:textId="3C4360FF" w:rsidR="003B258E" w:rsidRDefault="006D2055" w:rsidP="00D2695D">
      <w:pPr>
        <w:pStyle w:val="2"/>
        <w:jc w:val="center"/>
      </w:pPr>
      <w:bookmarkStart w:id="61" w:name="_Toc74787699"/>
      <w:r>
        <w:t xml:space="preserve">1.3 </w:t>
      </w:r>
      <w:r w:rsidR="003B258E" w:rsidRPr="00EA11B8">
        <w:t>Алгоритмы сортировки</w:t>
      </w:r>
      <w:bookmarkEnd w:id="61"/>
    </w:p>
    <w:p w14:paraId="2293F458" w14:textId="77777777" w:rsidR="003B258E" w:rsidRDefault="003B258E" w:rsidP="00C406DE">
      <w:pPr>
        <w:jc w:val="both"/>
      </w:pPr>
      <w:r>
        <w:t>Рассмотрим задачу сортировки. Ее можно описать так:</w:t>
      </w:r>
    </w:p>
    <w:p w14:paraId="21119310" w14:textId="77777777" w:rsidR="003B258E" w:rsidRDefault="003B258E" w:rsidP="00C406DE">
      <w:pPr>
        <w:jc w:val="both"/>
      </w:pPr>
      <w:r>
        <w:t xml:space="preserve">Вход: последовательность </w:t>
      </w:r>
      <w:r>
        <w:rPr>
          <w:lang w:val="en-US"/>
        </w:rPr>
        <w:t>n</w:t>
      </w:r>
      <w:r w:rsidRPr="00AD5E96">
        <w:t xml:space="preserve"> </w:t>
      </w:r>
      <w:r>
        <w:t xml:space="preserve">чисел </w:t>
      </w:r>
      <w:r w:rsidRPr="00AD5E96">
        <w:t>[</w:t>
      </w:r>
      <w:r>
        <w:rPr>
          <w:lang w:val="en-US"/>
        </w:rPr>
        <w:t>a</w:t>
      </w:r>
      <w:r w:rsidRPr="00AD5E96">
        <w:rPr>
          <w:vertAlign w:val="subscript"/>
        </w:rPr>
        <w:t>1</w:t>
      </w:r>
      <w:r w:rsidRPr="00AD5E96">
        <w:t xml:space="preserve">, </w:t>
      </w:r>
      <w:r>
        <w:rPr>
          <w:lang w:val="en-US"/>
        </w:rPr>
        <w:t>a</w:t>
      </w:r>
      <w:r w:rsidRPr="00AD5E96">
        <w:rPr>
          <w:vertAlign w:val="subscript"/>
        </w:rPr>
        <w:t>2</w:t>
      </w:r>
      <w:r w:rsidRPr="00AD5E96">
        <w:t>,</w:t>
      </w:r>
      <w:r>
        <w:t>…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 w:rsidRPr="00AD5E96">
        <w:t>].</w:t>
      </w:r>
    </w:p>
    <w:p w14:paraId="3A437E0B" w14:textId="77777777" w:rsidR="003B258E" w:rsidRDefault="003B258E" w:rsidP="00C406DE">
      <w:pPr>
        <w:jc w:val="both"/>
      </w:pPr>
      <w:r>
        <w:t xml:space="preserve">Выход: перестановка исходной последовательности </w:t>
      </w:r>
      <w:r w:rsidRPr="00AD5E96">
        <w:t>[</w:t>
      </w:r>
      <w:r>
        <w:rPr>
          <w:lang w:val="en-US"/>
        </w:rPr>
        <w:t>a</w:t>
      </w:r>
      <w:r w:rsidRPr="00AD5E96">
        <w:rPr>
          <w:vertAlign w:val="subscript"/>
        </w:rPr>
        <w:t>1</w:t>
      </w:r>
      <w:r w:rsidRPr="00AD5E96">
        <w:t xml:space="preserve">, </w:t>
      </w:r>
      <w:r>
        <w:rPr>
          <w:lang w:val="en-US"/>
        </w:rPr>
        <w:t>a</w:t>
      </w:r>
      <w:r w:rsidRPr="00AD5E96">
        <w:rPr>
          <w:vertAlign w:val="subscript"/>
        </w:rPr>
        <w:t>2</w:t>
      </w:r>
      <w:r w:rsidRPr="00AD5E96">
        <w:t>,</w:t>
      </w:r>
      <w:r>
        <w:t>…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 w:rsidRPr="00AD5E96">
        <w:t>]</w:t>
      </w:r>
      <w:r>
        <w:t xml:space="preserve">, для которой </w:t>
      </w:r>
      <w:r>
        <w:rPr>
          <w:lang w:val="en-US"/>
        </w:rPr>
        <w:t>a</w:t>
      </w:r>
      <w:r w:rsidRPr="00AD5E96">
        <w:rPr>
          <w:vertAlign w:val="subscript"/>
        </w:rPr>
        <w:t xml:space="preserve">1 </w:t>
      </w:r>
      <w:r>
        <w:rPr>
          <w:rFonts w:cs="Times New Roman"/>
        </w:rPr>
        <w:t>≤</w:t>
      </w:r>
      <w:r w:rsidRPr="00AD5E96">
        <w:t xml:space="preserve"> </w:t>
      </w:r>
      <w:r>
        <w:rPr>
          <w:lang w:val="en-US"/>
        </w:rPr>
        <w:t>a</w:t>
      </w:r>
      <w:r w:rsidRPr="00AD5E96">
        <w:rPr>
          <w:vertAlign w:val="subscript"/>
        </w:rPr>
        <w:t xml:space="preserve">2 </w:t>
      </w:r>
      <w:r>
        <w:rPr>
          <w:rFonts w:cs="Times New Roman"/>
        </w:rPr>
        <w:t>≤</w:t>
      </w:r>
      <w:r w:rsidRPr="00AD5E96">
        <w:rPr>
          <w:rFonts w:cs="Times New Roman"/>
        </w:rPr>
        <w:t xml:space="preserve"> </w:t>
      </w:r>
      <w:r>
        <w:rPr>
          <w:rFonts w:cs="Times New Roman"/>
        </w:rPr>
        <w:t>…</w:t>
      </w:r>
      <w:r w:rsidRPr="00AD5E96">
        <w:rPr>
          <w:rFonts w:cs="Times New Roman"/>
        </w:rPr>
        <w:t xml:space="preserve"> </w:t>
      </w:r>
      <w:r>
        <w:rPr>
          <w:rFonts w:cs="Times New Roman"/>
        </w:rPr>
        <w:t>≤</w:t>
      </w:r>
      <w:r w:rsidRPr="00366DC2">
        <w:rPr>
          <w:rFonts w:cs="Times New Roman"/>
        </w:rPr>
        <w:t xml:space="preserve"> </w:t>
      </w:r>
      <w:r>
        <w:rPr>
          <w:lang w:val="en-US"/>
        </w:rPr>
        <w:t>a</w:t>
      </w:r>
      <w:r>
        <w:rPr>
          <w:vertAlign w:val="subscript"/>
          <w:lang w:val="en-US"/>
        </w:rPr>
        <w:t>n</w:t>
      </w:r>
      <w:r>
        <w:t>.</w:t>
      </w:r>
    </w:p>
    <w:p w14:paraId="4A472C6F" w14:textId="77777777" w:rsidR="003B258E" w:rsidRDefault="003B258E" w:rsidP="00C406DE">
      <w:pPr>
        <w:jc w:val="both"/>
      </w:pPr>
      <w:r>
        <w:t xml:space="preserve">Таким образом, получив на вход последовательность </w:t>
      </w:r>
      <w:r w:rsidRPr="00AD5E96">
        <w:t>[3,7,1,9,3,2]</w:t>
      </w:r>
      <w:r>
        <w:t xml:space="preserve">, алгоритм сортировки должен вернуть на выход последовательность </w:t>
      </w:r>
      <w:r w:rsidRPr="00AD5E96">
        <w:t>[</w:t>
      </w:r>
      <w:r>
        <w:t>1,2,</w:t>
      </w:r>
      <w:r w:rsidRPr="00AD5E96">
        <w:t>3,</w:t>
      </w:r>
      <w:r>
        <w:t>3</w:t>
      </w:r>
      <w:r w:rsidRPr="00AD5E96">
        <w:t>,</w:t>
      </w:r>
      <w:r>
        <w:t>7,</w:t>
      </w:r>
      <w:r w:rsidRPr="00AD5E96">
        <w:t>9]</w:t>
      </w:r>
      <w:r>
        <w:t>.</w:t>
      </w:r>
    </w:p>
    <w:p w14:paraId="27808042" w14:textId="77777777" w:rsidR="003B258E" w:rsidRDefault="003B258E" w:rsidP="00C406DE">
      <w:pPr>
        <w:jc w:val="both"/>
      </w:pPr>
      <w:r>
        <w:lastRenderedPageBreak/>
        <w:t xml:space="preserve">Алгоритмы сортировки (компьютерные) появились на рассвете развития электронно-вычислительных машин. Один из первых таких алгоритмов – сортировка методом слияния, был разработан Джоном фон Нейманом в 1945. Чуть позже начали появляться и другие алгоритмы, например сортировка методом простой вставки Конрада Цузе, поразрядные сортировки. </w:t>
      </w:r>
    </w:p>
    <w:p w14:paraId="07C526F7" w14:textId="77777777" w:rsidR="003B258E" w:rsidRDefault="003B258E" w:rsidP="00C406DE">
      <w:pPr>
        <w:jc w:val="both"/>
      </w:pPr>
      <w:r>
        <w:t>Алгоритмы сортировки можно разбить на несколько групп:</w:t>
      </w:r>
    </w:p>
    <w:p w14:paraId="3174940B" w14:textId="77777777" w:rsidR="003B258E" w:rsidRDefault="003B258E" w:rsidP="00E85377">
      <w:pPr>
        <w:pStyle w:val="a3"/>
        <w:numPr>
          <w:ilvl w:val="0"/>
          <w:numId w:val="2"/>
        </w:numPr>
        <w:ind w:left="1134" w:hanging="567"/>
        <w:jc w:val="both"/>
      </w:pPr>
      <w:r>
        <w:t xml:space="preserve">По ограниченности в памяти: внешняя сортировка и внутренняя. </w:t>
      </w:r>
    </w:p>
    <w:p w14:paraId="60603A51" w14:textId="77777777" w:rsidR="003B258E" w:rsidRDefault="003B258E" w:rsidP="00617C06">
      <w:pPr>
        <w:pStyle w:val="a3"/>
        <w:ind w:left="0"/>
        <w:jc w:val="both"/>
      </w:pPr>
      <w:r>
        <w:t>Внутренней называется сортировка, при которой объема оперативной памяти устройства достаточно для помещения в нее массива данных с произвольным доступом к ячейке.</w:t>
      </w:r>
    </w:p>
    <w:p w14:paraId="66AA2AD6" w14:textId="77777777" w:rsidR="003B258E" w:rsidRDefault="003B258E" w:rsidP="00617C06">
      <w:pPr>
        <w:pStyle w:val="a3"/>
        <w:ind w:left="0"/>
        <w:jc w:val="both"/>
      </w:pPr>
      <w:r>
        <w:t>Внешней называется сортировка данных, находящихся на внешних носителях, и которые невозможно полностью погрузить в оперативную память. Стоит отметить, что внутренняя сортировка является базовой для любых алгоритмов внешних сортировок. Части массива данных сортируются и сцепляются вместе с помощью специальных алгоритмов.</w:t>
      </w:r>
    </w:p>
    <w:p w14:paraId="293A45C9" w14:textId="77777777" w:rsidR="003B258E" w:rsidRDefault="003B258E" w:rsidP="00E85377">
      <w:pPr>
        <w:pStyle w:val="a3"/>
        <w:numPr>
          <w:ilvl w:val="0"/>
          <w:numId w:val="2"/>
        </w:numPr>
        <w:ind w:left="1134" w:hanging="567"/>
      </w:pPr>
      <w:r>
        <w:t>Устойчивость.</w:t>
      </w:r>
    </w:p>
    <w:p w14:paraId="3B93F507" w14:textId="77777777" w:rsidR="003B258E" w:rsidRDefault="003B258E" w:rsidP="000D4FBB">
      <w:pPr>
        <w:jc w:val="both"/>
      </w:pPr>
      <w:r>
        <w:t>Алгоритм сортировки называется устойчивым, если не меняет взаимного расположения одинаковых элементов</w:t>
      </w:r>
      <w:r w:rsidRPr="006153D8">
        <w:t>[1]</w:t>
      </w:r>
      <w:r>
        <w:t xml:space="preserve">. Это может быть важным при сортировке по конкретному полю объектов с несколькими полями. </w:t>
      </w:r>
    </w:p>
    <w:p w14:paraId="00581CE6" w14:textId="08C9B934" w:rsidR="003B258E" w:rsidRDefault="003B258E" w:rsidP="00E85377">
      <w:pPr>
        <w:pStyle w:val="a3"/>
        <w:numPr>
          <w:ilvl w:val="0"/>
          <w:numId w:val="2"/>
        </w:numPr>
        <w:ind w:left="1134" w:hanging="567"/>
      </w:pPr>
      <w:r>
        <w:t>Сложность алгоритма.</w:t>
      </w:r>
    </w:p>
    <w:p w14:paraId="3DD2B970" w14:textId="76E20042" w:rsidR="00E820F4" w:rsidRPr="00E820F4" w:rsidRDefault="00E820F4" w:rsidP="00E820F4">
      <w:pPr>
        <w:ind w:left="567" w:firstLine="0"/>
      </w:pPr>
      <w:proofErr w:type="gramStart"/>
      <w:r>
        <w:t>Квадратичная(</w:t>
      </w:r>
      <w:r>
        <w:rPr>
          <w:lang w:val="en-US"/>
        </w:rPr>
        <w:t>O</w:t>
      </w:r>
      <w:r w:rsidRPr="00E820F4">
        <w:t>(</w:t>
      </w:r>
      <w:r>
        <w:rPr>
          <w:lang w:val="en-US"/>
        </w:rPr>
        <w:t>n</w:t>
      </w:r>
      <w:r w:rsidRPr="00E820F4">
        <w:rPr>
          <w:vertAlign w:val="superscript"/>
        </w:rPr>
        <w:t>2</w:t>
      </w:r>
      <w:r w:rsidRPr="00E820F4">
        <w:t xml:space="preserve">), </w:t>
      </w:r>
      <w:r w:rsidR="00B631B4" w:rsidRPr="00B631B4">
        <w:t>квазилинейн</w:t>
      </w:r>
      <w:r w:rsidR="00B631B4">
        <w:t>ая</w:t>
      </w:r>
      <w:r>
        <w:t xml:space="preserve"> </w:t>
      </w:r>
      <w:r w:rsidRPr="00E820F4">
        <w:t>(</w:t>
      </w:r>
      <w:r>
        <w:rPr>
          <w:lang w:val="en-US"/>
        </w:rPr>
        <w:t>O</w:t>
      </w:r>
      <w:r w:rsidRPr="00E820F4">
        <w:t>(</w:t>
      </w:r>
      <w:r>
        <w:rPr>
          <w:lang w:val="en-US"/>
        </w:rPr>
        <w:t>n</w:t>
      </w:r>
      <w:r w:rsidRPr="00E820F4">
        <w:t xml:space="preserve"> </w:t>
      </w:r>
      <w:r>
        <w:rPr>
          <w:lang w:val="en-US"/>
        </w:rPr>
        <w:t>log</w:t>
      </w:r>
      <w:r w:rsidRPr="00E820F4">
        <w:t xml:space="preserve"> </w:t>
      </w:r>
      <w:r>
        <w:rPr>
          <w:lang w:val="en-US"/>
        </w:rPr>
        <w:t>n</w:t>
      </w:r>
      <w:r w:rsidRPr="00E820F4">
        <w:t xml:space="preserve">)), </w:t>
      </w:r>
      <w:r>
        <w:t>линейная (</w:t>
      </w:r>
      <w:r>
        <w:rPr>
          <w:lang w:val="en-US"/>
        </w:rPr>
        <w:t>O</w:t>
      </w:r>
      <w:r w:rsidRPr="00E820F4">
        <w:t>(</w:t>
      </w:r>
      <w:r>
        <w:rPr>
          <w:lang w:val="en-US"/>
        </w:rPr>
        <w:t>n</w:t>
      </w:r>
      <w:r w:rsidRPr="00E820F4">
        <w:t>)).</w:t>
      </w:r>
      <w:proofErr w:type="gramEnd"/>
    </w:p>
    <w:p w14:paraId="1402283E" w14:textId="308A9379" w:rsidR="00EF2279" w:rsidRDefault="005C4FA0" w:rsidP="000D4FBB">
      <w:pPr>
        <w:jc w:val="both"/>
      </w:pPr>
      <w:r>
        <w:t xml:space="preserve">В настоящее время алгоритмы сортировки используются повсюду, отчего трудно выделить какое-либо конкретное направление, </w:t>
      </w:r>
      <w:r w:rsidR="00AF4A2A">
        <w:t xml:space="preserve">потому </w:t>
      </w:r>
      <w:r>
        <w:t xml:space="preserve">рассмотрим </w:t>
      </w:r>
      <w:r w:rsidR="00AF4A2A">
        <w:t xml:space="preserve">наиболее </w:t>
      </w:r>
      <w:r w:rsidR="00C11A32">
        <w:t>известные</w:t>
      </w:r>
      <w:r w:rsidR="00AF4A2A">
        <w:t xml:space="preserve"> и</w:t>
      </w:r>
      <w:r w:rsidR="00A02086">
        <w:t>ли</w:t>
      </w:r>
      <w:r w:rsidR="00AF4A2A">
        <w:t xml:space="preserve"> применимые алгоритмы</w:t>
      </w:r>
      <w:r w:rsidR="00696754" w:rsidRPr="00696754">
        <w:t>.</w:t>
      </w:r>
    </w:p>
    <w:p w14:paraId="4F48589B" w14:textId="257C0F5F" w:rsidR="00D674D1" w:rsidRDefault="00D674D1" w:rsidP="000D4FBB">
      <w:pPr>
        <w:jc w:val="both"/>
      </w:pPr>
    </w:p>
    <w:p w14:paraId="236679EB" w14:textId="77777777" w:rsidR="00D674D1" w:rsidRDefault="00D674D1" w:rsidP="000D4FBB">
      <w:pPr>
        <w:jc w:val="both"/>
      </w:pPr>
    </w:p>
    <w:p w14:paraId="313634A2" w14:textId="2C5486E7" w:rsidR="00A02086" w:rsidRPr="00FC5809" w:rsidRDefault="00A02086" w:rsidP="00D2695D">
      <w:pPr>
        <w:rPr>
          <w:b/>
          <w:bCs/>
        </w:rPr>
      </w:pPr>
      <w:r w:rsidRPr="00FC5809">
        <w:rPr>
          <w:b/>
          <w:bCs/>
        </w:rPr>
        <w:lastRenderedPageBreak/>
        <w:t>Пузырьковая</w:t>
      </w:r>
      <w:r w:rsidR="001F00C3" w:rsidRPr="00FC5809">
        <w:rPr>
          <w:b/>
          <w:bCs/>
        </w:rPr>
        <w:t xml:space="preserve"> и Шейкерная</w:t>
      </w:r>
      <w:r w:rsidRPr="00FC5809">
        <w:rPr>
          <w:b/>
          <w:bCs/>
        </w:rPr>
        <w:t xml:space="preserve"> сортировка</w:t>
      </w:r>
    </w:p>
    <w:p w14:paraId="010B4CA3" w14:textId="400FC0A6" w:rsidR="00A02086" w:rsidRDefault="00A02086" w:rsidP="000D4FBB">
      <w:pPr>
        <w:jc w:val="both"/>
      </w:pPr>
      <w:r>
        <w:t>Одна из самых простых в реализации и понимании сортировка и насколько она проста, настолько же она неэффективна. Алгоритм не используется на практике.</w:t>
      </w:r>
    </w:p>
    <w:p w14:paraId="2E51D3B4" w14:textId="544DBB46" w:rsidR="00A02086" w:rsidRDefault="00A02086" w:rsidP="000D4FBB">
      <w:pPr>
        <w:jc w:val="both"/>
      </w:pPr>
      <w:r>
        <w:t>Идея сортировки заключается в том, что мы попарно сравниваем каждые два элемента, и меняем их местами, если они находятся не в возрастающем порядке.</w:t>
      </w:r>
    </w:p>
    <w:p w14:paraId="45165BEC" w14:textId="37EA6542" w:rsidR="00A02086" w:rsidRPr="00A02086" w:rsidRDefault="00A02086" w:rsidP="00D2695D">
      <w:pPr>
        <w:rPr>
          <w:lang w:val="en-US"/>
        </w:rPr>
      </w:pPr>
      <w:r>
        <w:t>Псевдокод</w:t>
      </w:r>
      <w:r w:rsidRPr="00A02086">
        <w:rPr>
          <w:lang w:val="en-US"/>
        </w:rPr>
        <w:t>:</w:t>
      </w:r>
    </w:p>
    <w:p w14:paraId="453CBCDD" w14:textId="0555A76B" w:rsidR="001F00C3" w:rsidRPr="001F00C3" w:rsidRDefault="001F00C3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</w:t>
      </w:r>
      <w:proofErr w:type="gramEnd"/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= 0 to </w:t>
      </w: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A.length</w:t>
      </w: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- </w:t>
      </w: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1</w:t>
      </w:r>
    </w:p>
    <w:p w14:paraId="46263510" w14:textId="30126BC4" w:rsidR="001F00C3" w:rsidRPr="001F00C3" w:rsidRDefault="001F00C3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</w:t>
      </w:r>
      <w:proofErr w:type="gramEnd"/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= 0 to </w:t>
      </w: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A.length</w:t>
      </w: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="008443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–</w:t>
      </w: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="008443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1 - i</w:t>
      </w:r>
    </w:p>
    <w:p w14:paraId="42CE8B4B" w14:textId="18E27E94" w:rsidR="001F00C3" w:rsidRPr="001F00C3" w:rsidRDefault="001F00C3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[j] &gt; </w:t>
      </w: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[j + 1]</w:t>
      </w:r>
    </w:p>
    <w:p w14:paraId="08C285FB" w14:textId="345BEC54" w:rsidR="001F00C3" w:rsidRPr="00701CFE" w:rsidRDefault="001F00C3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[j], </w:t>
      </w:r>
      <w:proofErr w:type="gramStart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j + 1]</w:t>
      </w:r>
      <w:r w:rsid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</w:t>
      </w:r>
      <w:r w:rsidR="00AB64A3"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="00AB64A3"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[j + 1]</w:t>
      </w:r>
      <w:r w:rsid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="00AB64A3"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="00AB64A3"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="00AB64A3" w:rsidRPr="001F00C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[j]</w:t>
      </w:r>
    </w:p>
    <w:p w14:paraId="08B503E0" w14:textId="1553F3D9" w:rsidR="00701CFE" w:rsidRPr="00F1628E" w:rsidRDefault="00701CFE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j</w:t>
      </w:r>
      <w:proofErr w:type="gramEnd"/>
      <w:r w:rsidRPr="00F1628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++</w:t>
      </w:r>
    </w:p>
    <w:p w14:paraId="50BE8F44" w14:textId="173F8784" w:rsidR="00701CFE" w:rsidRPr="00F1628E" w:rsidRDefault="00701CFE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F1628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</w:t>
      </w:r>
      <w:proofErr w:type="gramStart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gramEnd"/>
      <w:r w:rsidRPr="00F1628E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++</w:t>
      </w:r>
    </w:p>
    <w:p w14:paraId="411C8BBB" w14:textId="5A310563" w:rsidR="001F00C3" w:rsidRDefault="001F00C3" w:rsidP="00D2695D">
      <w:r>
        <w:t>Сложность такой реализации – О(</w:t>
      </w:r>
      <w:r>
        <w:rPr>
          <w:lang w:val="en-US"/>
        </w:rPr>
        <w:t>n</w:t>
      </w:r>
      <w:r w:rsidRPr="00696754">
        <w:rPr>
          <w:vertAlign w:val="superscript"/>
        </w:rPr>
        <w:t>2</w:t>
      </w:r>
      <w:r w:rsidRPr="00696754">
        <w:t>).</w:t>
      </w:r>
    </w:p>
    <w:p w14:paraId="25A88B68" w14:textId="13E72150" w:rsidR="001F00C3" w:rsidRDefault="001F00C3" w:rsidP="000D4FBB">
      <w:pPr>
        <w:jc w:val="both"/>
      </w:pPr>
      <w:r>
        <w:t>Данную сортировку можно немного оптимизировать, отметив две особенности:</w:t>
      </w:r>
    </w:p>
    <w:p w14:paraId="05E00CA7" w14:textId="5E4C5EFB" w:rsidR="001F00C3" w:rsidRDefault="001F00C3" w:rsidP="000D4FBB">
      <w:pPr>
        <w:jc w:val="both"/>
      </w:pPr>
      <w:r>
        <w:t xml:space="preserve">Во-первых, если при движении по части массива перестановки не происходят, то эта часть массива уже отсортирована и её можно </w:t>
      </w:r>
      <w:proofErr w:type="gramStart"/>
      <w:r>
        <w:t>исключить</w:t>
      </w:r>
      <w:proofErr w:type="gramEnd"/>
      <w:r>
        <w:t xml:space="preserve"> из рассмотрения.</w:t>
      </w:r>
    </w:p>
    <w:p w14:paraId="24F5C777" w14:textId="0940730A" w:rsidR="001F00C3" w:rsidRDefault="001F00C3" w:rsidP="000D4FBB">
      <w:pPr>
        <w:jc w:val="both"/>
      </w:pPr>
      <w:r>
        <w:t>Во-вторых, при движении от конца массива к началу минимальный элемент «всплывает» на первую позицию, а максимальный элемент сдвигается только на одну позицию вправо.</w:t>
      </w:r>
    </w:p>
    <w:p w14:paraId="088A09C6" w14:textId="6AABEFC8" w:rsidR="001F00C3" w:rsidRDefault="001F00C3" w:rsidP="00C406DE">
      <w:pPr>
        <w:jc w:val="both"/>
      </w:pPr>
      <w:r>
        <w:t>Данные</w:t>
      </w:r>
      <w:r w:rsidRPr="001F00C3">
        <w:t xml:space="preserve"> идеи приводят к следующим модификациям в методе пузырьковой сортировки. Границы рабочей части массива (то есть части массива, где происходит движение) устанавливаются в месте последнего </w:t>
      </w:r>
      <w:r w:rsidRPr="001F00C3">
        <w:lastRenderedPageBreak/>
        <w:t>обмена на каждой итерации. Массив просматривается поочередно справа налево и слева направо.</w:t>
      </w:r>
    </w:p>
    <w:p w14:paraId="611ABBAC" w14:textId="6589A2B9" w:rsidR="001F00C3" w:rsidRDefault="001F00C3" w:rsidP="00D2695D">
      <w:r>
        <w:t>Псевдокод:</w:t>
      </w:r>
    </w:p>
    <w:p w14:paraId="2EBC038E" w14:textId="77777777" w:rsidR="001F00C3" w:rsidRPr="00C750D0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eastAsia="ru-RU"/>
        </w:rPr>
      </w:pPr>
      <w:proofErr w:type="gramStart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left</w:t>
      </w:r>
      <w:proofErr w:type="gramEnd"/>
      <w:r w:rsidRPr="00C750D0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= 0</w:t>
      </w:r>
    </w:p>
    <w:p w14:paraId="7DE13041" w14:textId="55B6C32A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right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A.length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- 1</w:t>
      </w:r>
    </w:p>
    <w:p w14:paraId="43052D5E" w14:textId="77777777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38AA3D73" w14:textId="0EFA5529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proofErr w:type="gramStart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while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left &lt;= right</w:t>
      </w:r>
    </w:p>
    <w:p w14:paraId="7604377F" w14:textId="67F8B028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for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= left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to 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right</w:t>
      </w:r>
    </w:p>
    <w:p w14:paraId="1AD1F15C" w14:textId="4A8AEB23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[i] &gt;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[i + 1]</w:t>
      </w:r>
    </w:p>
    <w:p w14:paraId="03251165" w14:textId="584897B0" w:rsidR="001F00C3" w:rsidRPr="00701CFE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[i], </w:t>
      </w:r>
      <w:proofErr w:type="gramStart"/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[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i + 1] =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[i + 1],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[i]</w:t>
      </w:r>
    </w:p>
    <w:p w14:paraId="73F011A0" w14:textId="506831FD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ab/>
        <w:t xml:space="preserve"> </w:t>
      </w:r>
      <w:proofErr w:type="gramStart"/>
      <w:r w:rsidR="00701CFE"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i</w:t>
      </w:r>
      <w:proofErr w:type="gramEnd"/>
      <w:r w:rsidR="00701CFE"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++</w:t>
      </w:r>
    </w:p>
    <w:p w14:paraId="4019014B" w14:textId="77777777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right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-= 1</w:t>
      </w:r>
    </w:p>
    <w:p w14:paraId="1A537D88" w14:textId="77777777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</w:p>
    <w:p w14:paraId="10038860" w14:textId="4759938F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for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i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= 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right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to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left</w:t>
      </w:r>
    </w:p>
    <w:p w14:paraId="729386AA" w14:textId="4E6B7A2D" w:rsidR="001F00C3" w:rsidRPr="001F00C3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</w:t>
      </w:r>
      <w:proofErr w:type="gramStart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if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[i - 1] &gt;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[i]</w:t>
      </w:r>
    </w:p>
    <w:p w14:paraId="20A22604" w14:textId="527E9EFB" w:rsidR="001F00C3" w:rsidRPr="00701CFE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       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[i], </w:t>
      </w:r>
      <w:proofErr w:type="gramStart"/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[</w:t>
      </w:r>
      <w:proofErr w:type="gramEnd"/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i - 1] =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[i - 1],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>[i]</w:t>
      </w:r>
    </w:p>
    <w:p w14:paraId="5EA5DF58" w14:textId="50F3D528" w:rsidR="00701CFE" w:rsidRPr="00F1628E" w:rsidRDefault="00701CFE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ab/>
      </w:r>
      <w:r w:rsidRPr="00F1628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proofErr w:type="gramStart"/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i</w:t>
      </w:r>
      <w:r w:rsidRPr="00F1628E">
        <w:rPr>
          <w:rFonts w:ascii="Courier New" w:eastAsia="Times New Roman" w:hAnsi="Courier New" w:cs="Courier New"/>
          <w:sz w:val="21"/>
          <w:szCs w:val="21"/>
          <w:lang w:val="en-US" w:eastAsia="ru-RU"/>
        </w:rPr>
        <w:t>--</w:t>
      </w:r>
      <w:proofErr w:type="gramEnd"/>
    </w:p>
    <w:p w14:paraId="07991D7B" w14:textId="77777777" w:rsidR="001F00C3" w:rsidRPr="00F1628E" w:rsidRDefault="001F00C3" w:rsidP="00D2695D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F1628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   </w:t>
      </w:r>
      <w:proofErr w:type="gramStart"/>
      <w:r w:rsidRPr="00F1628E">
        <w:rPr>
          <w:rFonts w:ascii="Courier New" w:eastAsia="Times New Roman" w:hAnsi="Courier New" w:cs="Courier New"/>
          <w:sz w:val="21"/>
          <w:szCs w:val="21"/>
          <w:lang w:val="en-US" w:eastAsia="ru-RU"/>
        </w:rPr>
        <w:t>left</w:t>
      </w:r>
      <w:proofErr w:type="gramEnd"/>
      <w:r w:rsidRPr="00F1628E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+= 1</w:t>
      </w:r>
    </w:p>
    <w:p w14:paraId="7AFEB6B3" w14:textId="171147E7" w:rsidR="00AB64A3" w:rsidRPr="001F00C3" w:rsidRDefault="008443C3" w:rsidP="00C406DE">
      <w:pPr>
        <w:jc w:val="both"/>
      </w:pPr>
      <w:r>
        <w:t>Сложность данной сортировки</w:t>
      </w:r>
      <w:r w:rsidR="00617C06">
        <w:t xml:space="preserve"> в худшем случае</w:t>
      </w:r>
      <w:r>
        <w:t xml:space="preserve"> – О(</w:t>
      </w:r>
      <w:r>
        <w:rPr>
          <w:lang w:val="en-US"/>
        </w:rPr>
        <w:t>n</w:t>
      </w:r>
      <w:r w:rsidRPr="008443C3">
        <w:rPr>
          <w:vertAlign w:val="superscript"/>
        </w:rPr>
        <w:t>2</w:t>
      </w:r>
      <w:r w:rsidRPr="008443C3">
        <w:t>)</w:t>
      </w:r>
      <w:r>
        <w:t xml:space="preserve">, </w:t>
      </w:r>
      <w:r w:rsidRPr="008443C3">
        <w:t xml:space="preserve">но </w:t>
      </w:r>
      <w:r w:rsidR="00617C06">
        <w:t xml:space="preserve">в среднем </w:t>
      </w:r>
      <w:r w:rsidRPr="008443C3">
        <w:t>она</w:t>
      </w:r>
      <w:r w:rsidR="00617C06">
        <w:t xml:space="preserve"> стремится</w:t>
      </w:r>
      <w:r w:rsidRPr="008443C3">
        <w:t xml:space="preserve"> к O(k</w:t>
      </w:r>
      <w:r w:rsidRPr="008443C3">
        <w:rPr>
          <w:rFonts w:ascii="Cambria Math" w:hAnsi="Cambria Math" w:cs="Cambria Math"/>
        </w:rPr>
        <w:t>⋅</w:t>
      </w:r>
      <w:r w:rsidRPr="008443C3">
        <w:t xml:space="preserve">n), </w:t>
      </w:r>
      <w:r w:rsidRPr="008443C3">
        <w:rPr>
          <w:rFonts w:cs="Times New Roman"/>
        </w:rPr>
        <w:t>где</w:t>
      </w:r>
      <w:r w:rsidRPr="008443C3">
        <w:t xml:space="preserve"> k </w:t>
      </w:r>
      <w:r w:rsidRPr="008443C3">
        <w:rPr>
          <w:rFonts w:cs="Times New Roman"/>
        </w:rPr>
        <w:t>—</w:t>
      </w:r>
      <w:r w:rsidRPr="008443C3">
        <w:t xml:space="preserve"> </w:t>
      </w:r>
      <w:r w:rsidRPr="008443C3">
        <w:rPr>
          <w:rFonts w:cs="Times New Roman"/>
        </w:rPr>
        <w:t>максимальное</w:t>
      </w:r>
      <w:r w:rsidRPr="008443C3">
        <w:t xml:space="preserve"> </w:t>
      </w:r>
      <w:r w:rsidRPr="008443C3">
        <w:rPr>
          <w:rFonts w:cs="Times New Roman"/>
        </w:rPr>
        <w:t>расстояние</w:t>
      </w:r>
      <w:r w:rsidRPr="008443C3">
        <w:t xml:space="preserve"> </w:t>
      </w:r>
      <w:r w:rsidRPr="008443C3">
        <w:rPr>
          <w:rFonts w:cs="Times New Roman"/>
        </w:rPr>
        <w:t>элемента</w:t>
      </w:r>
      <w:r w:rsidRPr="008443C3">
        <w:t xml:space="preserve"> </w:t>
      </w:r>
      <w:r w:rsidRPr="008443C3">
        <w:rPr>
          <w:rFonts w:cs="Times New Roman"/>
        </w:rPr>
        <w:t>в</w:t>
      </w:r>
      <w:r w:rsidRPr="008443C3">
        <w:t xml:space="preserve"> </w:t>
      </w:r>
      <w:r w:rsidRPr="008443C3">
        <w:rPr>
          <w:rFonts w:cs="Times New Roman"/>
        </w:rPr>
        <w:t>неотсортированном</w:t>
      </w:r>
      <w:r w:rsidRPr="008443C3">
        <w:t xml:space="preserve"> </w:t>
      </w:r>
      <w:r w:rsidRPr="008443C3">
        <w:rPr>
          <w:rFonts w:cs="Times New Roman"/>
        </w:rPr>
        <w:t>массиве</w:t>
      </w:r>
      <w:r w:rsidRPr="008443C3">
        <w:t xml:space="preserve"> </w:t>
      </w:r>
      <w:r w:rsidRPr="008443C3">
        <w:rPr>
          <w:rFonts w:cs="Times New Roman"/>
        </w:rPr>
        <w:t>от</w:t>
      </w:r>
      <w:r w:rsidRPr="008443C3">
        <w:t xml:space="preserve"> </w:t>
      </w:r>
      <w:r w:rsidRPr="008443C3">
        <w:rPr>
          <w:rFonts w:cs="Times New Roman"/>
        </w:rPr>
        <w:t>его</w:t>
      </w:r>
      <w:r w:rsidRPr="008443C3">
        <w:t xml:space="preserve"> </w:t>
      </w:r>
      <w:r w:rsidRPr="008443C3">
        <w:rPr>
          <w:rFonts w:cs="Times New Roman"/>
        </w:rPr>
        <w:t>позиции</w:t>
      </w:r>
      <w:r w:rsidRPr="008443C3">
        <w:t xml:space="preserve"> </w:t>
      </w:r>
      <w:r w:rsidRPr="008443C3">
        <w:rPr>
          <w:rFonts w:cs="Times New Roman"/>
        </w:rPr>
        <w:t>в</w:t>
      </w:r>
      <w:r w:rsidRPr="008443C3">
        <w:t xml:space="preserve"> </w:t>
      </w:r>
      <w:r w:rsidRPr="008443C3">
        <w:rPr>
          <w:rFonts w:cs="Times New Roman"/>
        </w:rPr>
        <w:t>отсортированном</w:t>
      </w:r>
      <w:r w:rsidRPr="008443C3">
        <w:t xml:space="preserve"> </w:t>
      </w:r>
      <w:r w:rsidRPr="008443C3">
        <w:rPr>
          <w:rFonts w:cs="Times New Roman"/>
        </w:rPr>
        <w:t>массиве</w:t>
      </w:r>
      <w:r w:rsidRPr="008443C3">
        <w:t>.</w:t>
      </w:r>
    </w:p>
    <w:p w14:paraId="70F8A9C2" w14:textId="38BC2BC0" w:rsidR="003B258E" w:rsidRPr="00FC5809" w:rsidRDefault="00C75765" w:rsidP="00D2695D">
      <w:pPr>
        <w:rPr>
          <w:b/>
          <w:bCs/>
        </w:rPr>
      </w:pPr>
      <w:r w:rsidRPr="00FC5809">
        <w:rPr>
          <w:b/>
          <w:bCs/>
        </w:rPr>
        <w:t>Сортировка вставками</w:t>
      </w:r>
    </w:p>
    <w:p w14:paraId="49F8FF19" w14:textId="2ECD8634" w:rsidR="005A1FD7" w:rsidRDefault="005A1FD7" w:rsidP="00C406DE">
      <w:pPr>
        <w:jc w:val="both"/>
      </w:pPr>
      <w:r>
        <w:t>А</w:t>
      </w:r>
      <w:r w:rsidRPr="005A1FD7">
        <w:t>лгоритм сортировки, в котором элементы входной последовательности просматриваются по одному, и каждый новый поступивший элемент размещается в подходящее место среди ранее упорядоченных элементов</w:t>
      </w:r>
      <w:r>
        <w:t>.</w:t>
      </w:r>
      <w:r w:rsidRPr="005A1FD7">
        <w:t>[2]</w:t>
      </w:r>
    </w:p>
    <w:p w14:paraId="7A1EA7C1" w14:textId="0516838A" w:rsidR="00696754" w:rsidRPr="00696754" w:rsidRDefault="00696754" w:rsidP="00C406DE">
      <w:pPr>
        <w:jc w:val="both"/>
      </w:pPr>
      <w:r>
        <w:t>Временная сложность этого алгоритма – О(</w:t>
      </w:r>
      <w:r>
        <w:rPr>
          <w:lang w:val="en-US"/>
        </w:rPr>
        <w:t>n</w:t>
      </w:r>
      <w:r w:rsidRPr="00696754">
        <w:rPr>
          <w:vertAlign w:val="superscript"/>
        </w:rPr>
        <w:t>2</w:t>
      </w:r>
      <w:r w:rsidRPr="00696754">
        <w:t>).</w:t>
      </w:r>
    </w:p>
    <w:p w14:paraId="5CEC0EDB" w14:textId="17132D16" w:rsidR="003B258E" w:rsidRPr="00A02086" w:rsidRDefault="003B258E" w:rsidP="00C406DE">
      <w:pPr>
        <w:jc w:val="both"/>
        <w:rPr>
          <w:lang w:val="en-US"/>
        </w:rPr>
      </w:pPr>
      <w:r>
        <w:t>Псевдокод</w:t>
      </w:r>
      <w:r w:rsidRPr="00A02086">
        <w:rPr>
          <w:lang w:val="en-US"/>
        </w:rPr>
        <w:t>:</w:t>
      </w:r>
    </w:p>
    <w:p w14:paraId="13B58443" w14:textId="77777777" w:rsidR="00696754" w:rsidRPr="00701CFE" w:rsidRDefault="0069675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bookmarkStart w:id="62" w:name="_Hlk69576736"/>
      <w:proofErr w:type="gramStart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</w:t>
      </w:r>
      <w:proofErr w:type="gramEnd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= 2 to A.length do </w:t>
      </w:r>
    </w:p>
    <w:p w14:paraId="359FB424" w14:textId="77777777" w:rsidR="00696754" w:rsidRPr="00701CFE" w:rsidRDefault="0069675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    </w:t>
      </w:r>
      <w:proofErr w:type="gramStart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key</w:t>
      </w:r>
      <w:proofErr w:type="gramEnd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A[j]</w:t>
      </w:r>
    </w:p>
    <w:p w14:paraId="4ACE8C97" w14:textId="77777777" w:rsidR="00696754" w:rsidRPr="00701CFE" w:rsidRDefault="0069675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i = j-1</w:t>
      </w:r>
    </w:p>
    <w:p w14:paraId="70F44994" w14:textId="26457059" w:rsidR="00696754" w:rsidRPr="00701CFE" w:rsidRDefault="0069675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while</w:t>
      </w:r>
      <w:proofErr w:type="gramEnd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&gt; 0 and A[i] &gt; key</w:t>
      </w:r>
    </w:p>
    <w:p w14:paraId="66B7B2F7" w14:textId="2F92D3A1" w:rsidR="00696754" w:rsidRPr="00701CFE" w:rsidRDefault="0069675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A[</w:t>
      </w:r>
      <w:proofErr w:type="gramEnd"/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 + 1] = A[i]</w:t>
      </w:r>
    </w:p>
    <w:p w14:paraId="3059A5D8" w14:textId="77777777" w:rsidR="00696754" w:rsidRPr="00701CFE" w:rsidRDefault="0069675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701CF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i = i - 1</w:t>
      </w:r>
    </w:p>
    <w:p w14:paraId="6C43E455" w14:textId="77777777" w:rsidR="00696754" w:rsidRPr="00F1628E" w:rsidRDefault="0069675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9675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F1628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A[</w:t>
      </w:r>
      <w:proofErr w:type="gramEnd"/>
      <w:r w:rsidRPr="00F1628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i+1] = key</w:t>
      </w:r>
    </w:p>
    <w:bookmarkEnd w:id="62"/>
    <w:p w14:paraId="1274270A" w14:textId="715D3AD2" w:rsidR="008443C3" w:rsidRPr="00C406DE" w:rsidRDefault="00C75765" w:rsidP="00D2695D">
      <w:pPr>
        <w:rPr>
          <w:b/>
          <w:bCs/>
          <w:lang w:val="en-US"/>
        </w:rPr>
      </w:pPr>
      <w:r w:rsidRPr="00FC5809">
        <w:rPr>
          <w:b/>
          <w:bCs/>
        </w:rPr>
        <w:t>Сортировка</w:t>
      </w:r>
      <w:r w:rsidRPr="00C406DE">
        <w:rPr>
          <w:b/>
          <w:bCs/>
          <w:lang w:val="en-US"/>
        </w:rPr>
        <w:t xml:space="preserve"> </w:t>
      </w:r>
      <w:r w:rsidRPr="00FC5809">
        <w:rPr>
          <w:b/>
          <w:bCs/>
        </w:rPr>
        <w:t>выбором</w:t>
      </w:r>
    </w:p>
    <w:p w14:paraId="74E6BADF" w14:textId="77777777" w:rsidR="00D31B09" w:rsidRPr="00D31B09" w:rsidRDefault="00D31B09" w:rsidP="00D2695D">
      <w:pPr>
        <w:shd w:val="clear" w:color="auto" w:fill="FFFFFF"/>
        <w:spacing w:before="120" w:after="120"/>
        <w:rPr>
          <w:rFonts w:eastAsia="Times New Roman" w:cs="Times New Roman"/>
          <w:color w:val="202122"/>
          <w:szCs w:val="28"/>
          <w:lang w:eastAsia="ru-RU"/>
        </w:rPr>
      </w:pPr>
      <w:r w:rsidRPr="00D31B09">
        <w:rPr>
          <w:rFonts w:eastAsia="Times New Roman" w:cs="Times New Roman"/>
          <w:color w:val="202122"/>
          <w:szCs w:val="28"/>
          <w:lang w:eastAsia="ru-RU"/>
        </w:rPr>
        <w:t>Шаги алгоритма:</w:t>
      </w:r>
    </w:p>
    <w:p w14:paraId="529BE443" w14:textId="77777777" w:rsidR="00D31B09" w:rsidRPr="00D31B09" w:rsidRDefault="00D31B09" w:rsidP="00E85377">
      <w:pPr>
        <w:numPr>
          <w:ilvl w:val="0"/>
          <w:numId w:val="3"/>
        </w:numPr>
        <w:shd w:val="clear" w:color="auto" w:fill="FFFFFF"/>
        <w:tabs>
          <w:tab w:val="clear" w:pos="720"/>
          <w:tab w:val="num" w:pos="567"/>
        </w:tabs>
        <w:spacing w:before="100" w:beforeAutospacing="1" w:after="24"/>
        <w:ind w:left="1134" w:hanging="567"/>
        <w:jc w:val="both"/>
        <w:rPr>
          <w:rFonts w:eastAsia="Times New Roman" w:cs="Times New Roman"/>
          <w:color w:val="202122"/>
          <w:szCs w:val="28"/>
          <w:lang w:eastAsia="ru-RU"/>
        </w:rPr>
      </w:pPr>
      <w:r w:rsidRPr="00D31B09">
        <w:rPr>
          <w:rFonts w:eastAsia="Times New Roman" w:cs="Times New Roman"/>
          <w:color w:val="202122"/>
          <w:szCs w:val="28"/>
          <w:lang w:eastAsia="ru-RU"/>
        </w:rPr>
        <w:t>находим номер минимального значения в текущем списке</w:t>
      </w:r>
    </w:p>
    <w:p w14:paraId="4190C3DE" w14:textId="77777777" w:rsidR="00D31B09" w:rsidRPr="00D31B09" w:rsidRDefault="00D31B09" w:rsidP="00E85377">
      <w:pPr>
        <w:numPr>
          <w:ilvl w:val="0"/>
          <w:numId w:val="3"/>
        </w:numPr>
        <w:shd w:val="clear" w:color="auto" w:fill="FFFFFF"/>
        <w:tabs>
          <w:tab w:val="clear" w:pos="720"/>
          <w:tab w:val="num" w:pos="567"/>
        </w:tabs>
        <w:spacing w:before="100" w:beforeAutospacing="1" w:after="24"/>
        <w:ind w:left="1134" w:hanging="567"/>
        <w:jc w:val="both"/>
        <w:rPr>
          <w:rFonts w:eastAsia="Times New Roman" w:cs="Times New Roman"/>
          <w:color w:val="202122"/>
          <w:szCs w:val="28"/>
          <w:lang w:eastAsia="ru-RU"/>
        </w:rPr>
      </w:pPr>
      <w:r w:rsidRPr="00D31B09">
        <w:rPr>
          <w:rFonts w:eastAsia="Times New Roman" w:cs="Times New Roman"/>
          <w:color w:val="202122"/>
          <w:szCs w:val="28"/>
          <w:lang w:eastAsia="ru-RU"/>
        </w:rPr>
        <w:t>производим обмен этого значения со значением первой неотсортированной позиции (обмен не нужен, если минимальный элемент уже находится на данной позиции)</w:t>
      </w:r>
    </w:p>
    <w:p w14:paraId="682B285E" w14:textId="3656F24B" w:rsidR="008443C3" w:rsidRDefault="00D31B09" w:rsidP="00E85377">
      <w:pPr>
        <w:numPr>
          <w:ilvl w:val="0"/>
          <w:numId w:val="3"/>
        </w:numPr>
        <w:shd w:val="clear" w:color="auto" w:fill="FFFFFF"/>
        <w:tabs>
          <w:tab w:val="clear" w:pos="720"/>
          <w:tab w:val="num" w:pos="567"/>
        </w:tabs>
        <w:spacing w:before="100" w:beforeAutospacing="1" w:after="24"/>
        <w:ind w:left="1134" w:hanging="567"/>
        <w:jc w:val="both"/>
        <w:rPr>
          <w:rFonts w:eastAsia="Times New Roman" w:cs="Times New Roman"/>
          <w:color w:val="202122"/>
          <w:szCs w:val="28"/>
          <w:lang w:eastAsia="ru-RU"/>
        </w:rPr>
      </w:pPr>
      <w:r w:rsidRPr="00D31B09">
        <w:rPr>
          <w:rFonts w:eastAsia="Times New Roman" w:cs="Times New Roman"/>
          <w:color w:val="202122"/>
          <w:szCs w:val="28"/>
          <w:lang w:eastAsia="ru-RU"/>
        </w:rPr>
        <w:t>теперь сортируем хвост списка, исключив из рассмотрения уже отсортированные элементы</w:t>
      </w:r>
    </w:p>
    <w:p w14:paraId="0F628D21" w14:textId="7D35D40C" w:rsidR="00AB64A3" w:rsidRPr="00AB64A3" w:rsidRDefault="00AB64A3" w:rsidP="00777625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C750D0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   </w:t>
      </w:r>
      <w:proofErr w:type="gramStart"/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</w:t>
      </w:r>
      <w:proofErr w:type="gramEnd"/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i=0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to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A.length</w:t>
      </w:r>
      <w:r w:rsidRPr="001F00C3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- 1</w:t>
      </w:r>
    </w:p>
    <w:p w14:paraId="1F707E32" w14:textId="4A91F91C" w:rsidR="00AB64A3" w:rsidRPr="00AB64A3" w:rsidRDefault="00AB64A3" w:rsidP="00777625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min_index = i  </w:t>
      </w:r>
    </w:p>
    <w:p w14:paraId="2FC9785D" w14:textId="53C9F417" w:rsidR="00AB64A3" w:rsidRPr="00AB64A3" w:rsidRDefault="00AB64A3" w:rsidP="00777625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for</w:t>
      </w:r>
      <w:proofErr w:type="gramEnd"/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i+1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to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701CFE">
        <w:rPr>
          <w:rFonts w:ascii="Courier New" w:eastAsia="Times New Roman" w:hAnsi="Courier New" w:cs="Courier New"/>
          <w:sz w:val="21"/>
          <w:szCs w:val="21"/>
          <w:lang w:val="en-US" w:eastAsia="ru-RU"/>
        </w:rPr>
        <w:t>A.length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1</w:t>
      </w:r>
    </w:p>
    <w:p w14:paraId="5F1B4BF8" w14:textId="1D21A26E" w:rsidR="00AB64A3" w:rsidRPr="00AB64A3" w:rsidRDefault="00AB64A3" w:rsidP="00777625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[j] &lt;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[min_index]:</w:t>
      </w:r>
    </w:p>
    <w:p w14:paraId="353E4E2C" w14:textId="77777777" w:rsidR="00AB64A3" w:rsidRPr="00AB64A3" w:rsidRDefault="00AB64A3" w:rsidP="00777625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    min_index = j</w:t>
      </w:r>
    </w:p>
    <w:p w14:paraId="3249C919" w14:textId="2E91220A" w:rsidR="00AB64A3" w:rsidRPr="00AB64A3" w:rsidRDefault="00AB64A3" w:rsidP="00777625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</w:p>
    <w:p w14:paraId="4099E79C" w14:textId="678B17C9" w:rsidR="008443C3" w:rsidRDefault="00AB64A3" w:rsidP="00777625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[i],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min_index] =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[min_index],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AB64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[i]</w:t>
      </w:r>
    </w:p>
    <w:p w14:paraId="5E1C60BF" w14:textId="77777777" w:rsidR="00777625" w:rsidRPr="00AB64A3" w:rsidRDefault="00777625" w:rsidP="00777625">
      <w:pPr>
        <w:pBdr>
          <w:top w:val="single" w:sz="6" w:space="12" w:color="EAECF0"/>
          <w:left w:val="single" w:sz="6" w:space="31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firstLine="0"/>
        <w:rPr>
          <w:rFonts w:eastAsia="Times New Roman" w:cs="Times New Roman"/>
          <w:color w:val="202122"/>
          <w:szCs w:val="28"/>
          <w:lang w:val="en-US" w:eastAsia="ru-RU"/>
        </w:rPr>
      </w:pPr>
    </w:p>
    <w:p w14:paraId="335D260A" w14:textId="633E417D" w:rsidR="00C75765" w:rsidRDefault="00C75765" w:rsidP="00D2695D">
      <w:r w:rsidRPr="00FC5809">
        <w:rPr>
          <w:b/>
          <w:bCs/>
        </w:rPr>
        <w:t>Сортировка</w:t>
      </w:r>
      <w:r w:rsidRPr="00C75765">
        <w:t xml:space="preserve"> </w:t>
      </w:r>
      <w:r w:rsidRPr="00FC5809">
        <w:rPr>
          <w:b/>
          <w:bCs/>
        </w:rPr>
        <w:t>слиянием</w:t>
      </w:r>
    </w:p>
    <w:p w14:paraId="66633EC3" w14:textId="66F3D899" w:rsidR="00312507" w:rsidRDefault="00312507" w:rsidP="00C406DE">
      <w:pPr>
        <w:jc w:val="both"/>
      </w:pPr>
      <w:r>
        <w:t>Сортировка слиянием – одна из самых первых придуманных сортировок.</w:t>
      </w:r>
    </w:p>
    <w:p w14:paraId="6845F1FD" w14:textId="2D689415" w:rsidR="00D31B09" w:rsidRDefault="00D31B09" w:rsidP="00C406DE">
      <w:pPr>
        <w:jc w:val="both"/>
      </w:pPr>
      <w:r w:rsidRPr="00D31B09">
        <w:t xml:space="preserve">Эта сортировка — хороший пример использования принципа «разделяй и властвуй». Сначала задача разбивается на несколько подзадач меньшего размера. Затем эти задачи решаются с помощью рекурсивного вызова или </w:t>
      </w:r>
      <w:r w:rsidRPr="00D31B09">
        <w:lastRenderedPageBreak/>
        <w:t>непосредственно, если их размер достаточно мал. Наконец, их решения комбинируются, и получается решение исходной задачи.</w:t>
      </w:r>
    </w:p>
    <w:p w14:paraId="6AB96A21" w14:textId="2CDE3BCB" w:rsidR="00D31B09" w:rsidRPr="00D31B09" w:rsidRDefault="00D31B09" w:rsidP="00D2695D">
      <w:pPr>
        <w:pStyle w:val="a5"/>
        <w:shd w:val="clear" w:color="auto" w:fill="FFFFFF"/>
        <w:spacing w:before="120" w:beforeAutospacing="0" w:after="12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Алгоритм сортировки можно разбить на 3 этапа</w:t>
      </w:r>
      <w:r w:rsidRPr="00D31B09">
        <w:rPr>
          <w:sz w:val="28"/>
          <w:szCs w:val="28"/>
        </w:rPr>
        <w:t>:</w:t>
      </w:r>
    </w:p>
    <w:p w14:paraId="7D42B1DA" w14:textId="77777777" w:rsidR="005342EB" w:rsidRPr="005342EB" w:rsidRDefault="005342EB" w:rsidP="00E85377">
      <w:pPr>
        <w:pStyle w:val="a5"/>
        <w:numPr>
          <w:ilvl w:val="0"/>
          <w:numId w:val="5"/>
        </w:numPr>
        <w:tabs>
          <w:tab w:val="clear" w:pos="720"/>
          <w:tab w:val="num" w:pos="1134"/>
        </w:tabs>
        <w:spacing w:before="120" w:beforeAutospacing="0" w:after="120" w:line="360" w:lineRule="auto"/>
        <w:ind w:left="1134" w:hanging="567"/>
        <w:jc w:val="both"/>
        <w:rPr>
          <w:sz w:val="28"/>
          <w:szCs w:val="32"/>
        </w:rPr>
      </w:pPr>
      <w:r w:rsidRPr="005342EB">
        <w:rPr>
          <w:sz w:val="28"/>
          <w:szCs w:val="32"/>
        </w:rPr>
        <w:t>Если в рассматриваемом массиве один элемент, то он уже отсортирован — алгоритм завершает работу.</w:t>
      </w:r>
    </w:p>
    <w:p w14:paraId="02ADE5F8" w14:textId="77777777" w:rsidR="005342EB" w:rsidRPr="005342EB" w:rsidRDefault="005342EB" w:rsidP="00E85377">
      <w:pPr>
        <w:pStyle w:val="a5"/>
        <w:numPr>
          <w:ilvl w:val="0"/>
          <w:numId w:val="5"/>
        </w:numPr>
        <w:tabs>
          <w:tab w:val="clear" w:pos="720"/>
          <w:tab w:val="num" w:pos="1134"/>
        </w:tabs>
        <w:spacing w:before="120" w:beforeAutospacing="0" w:after="120" w:line="360" w:lineRule="auto"/>
        <w:ind w:left="1134" w:hanging="567"/>
        <w:jc w:val="both"/>
        <w:rPr>
          <w:sz w:val="28"/>
          <w:szCs w:val="32"/>
        </w:rPr>
      </w:pPr>
      <w:r w:rsidRPr="005342EB">
        <w:rPr>
          <w:sz w:val="28"/>
          <w:szCs w:val="32"/>
        </w:rPr>
        <w:t>Иначе массив разбивается на две части, которые сортируются рекурсивно.</w:t>
      </w:r>
    </w:p>
    <w:p w14:paraId="7687F892" w14:textId="1FDB4BE1" w:rsidR="00D31B09" w:rsidRDefault="005342EB" w:rsidP="00E85377">
      <w:pPr>
        <w:pStyle w:val="a5"/>
        <w:numPr>
          <w:ilvl w:val="0"/>
          <w:numId w:val="5"/>
        </w:numPr>
        <w:tabs>
          <w:tab w:val="clear" w:pos="720"/>
          <w:tab w:val="num" w:pos="1134"/>
        </w:tabs>
        <w:spacing w:before="120" w:beforeAutospacing="0" w:after="120" w:line="360" w:lineRule="auto"/>
        <w:ind w:left="1134" w:hanging="567"/>
        <w:jc w:val="both"/>
        <w:rPr>
          <w:sz w:val="28"/>
          <w:szCs w:val="32"/>
        </w:rPr>
      </w:pPr>
      <w:r w:rsidRPr="005342EB">
        <w:rPr>
          <w:sz w:val="28"/>
          <w:szCs w:val="32"/>
        </w:rPr>
        <w:t>После сортировки двух частей массива к ним применяется процедура слияния, которая по двум отсортированным частям получает исходный отсортированный массив.</w:t>
      </w:r>
    </w:p>
    <w:p w14:paraId="3AFABAC6" w14:textId="77777777" w:rsidR="006D2055" w:rsidRDefault="006D2055" w:rsidP="00D2695D">
      <w:pPr>
        <w:pStyle w:val="a5"/>
        <w:spacing w:before="120" w:beforeAutospacing="0" w:after="120" w:line="360" w:lineRule="auto"/>
        <w:rPr>
          <w:sz w:val="28"/>
          <w:szCs w:val="32"/>
        </w:rPr>
      </w:pPr>
    </w:p>
    <w:p w14:paraId="4DE83509" w14:textId="01EF2720" w:rsidR="00312507" w:rsidRDefault="00312507" w:rsidP="00E743F4">
      <w:pPr>
        <w:pStyle w:val="a5"/>
        <w:spacing w:before="120" w:beforeAutospacing="0" w:after="120" w:line="360" w:lineRule="auto"/>
        <w:ind w:firstLine="0"/>
        <w:jc w:val="center"/>
        <w:rPr>
          <w:sz w:val="28"/>
          <w:szCs w:val="32"/>
        </w:rPr>
      </w:pPr>
      <w:r>
        <w:rPr>
          <w:noProof/>
        </w:rPr>
        <w:drawing>
          <wp:inline distT="0" distB="0" distL="0" distR="0" wp14:anchorId="259FC27B" wp14:editId="64E36C84">
            <wp:extent cx="2857500" cy="2219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CA9CD" w14:textId="31556724" w:rsidR="00312507" w:rsidRDefault="00312507" w:rsidP="00777625">
      <w:pPr>
        <w:pStyle w:val="a5"/>
        <w:spacing w:before="120" w:beforeAutospacing="0" w:after="120" w:line="360" w:lineRule="auto"/>
        <w:ind w:firstLine="0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Рис. </w:t>
      </w:r>
      <w:r w:rsidR="00891010" w:rsidRPr="00C750D0">
        <w:rPr>
          <w:sz w:val="28"/>
          <w:szCs w:val="32"/>
        </w:rPr>
        <w:t>4</w:t>
      </w:r>
      <w:r>
        <w:rPr>
          <w:sz w:val="28"/>
          <w:szCs w:val="32"/>
        </w:rPr>
        <w:t xml:space="preserve"> – пример работы сортировки слиянием</w:t>
      </w:r>
    </w:p>
    <w:p w14:paraId="2ADA961B" w14:textId="4B56F854" w:rsidR="00AB64A3" w:rsidRDefault="00AB64A3" w:rsidP="00D2695D">
      <w:pPr>
        <w:pStyle w:val="a5"/>
        <w:shd w:val="clear" w:color="auto" w:fill="FFFFFF"/>
        <w:spacing w:before="120" w:beforeAutospacing="0" w:after="12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>Псевдокод:</w:t>
      </w:r>
    </w:p>
    <w:p w14:paraId="0F0B4FEE" w14:textId="18D4615D" w:rsidR="00F14FD2" w:rsidRPr="00BB1F97" w:rsidRDefault="00F14FD2" w:rsidP="00B90CCE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proofErr w:type="gramStart"/>
      <w:r w:rsidRPr="00857437">
        <w:rPr>
          <w:color w:val="000000"/>
          <w:sz w:val="21"/>
          <w:szCs w:val="21"/>
          <w:lang w:val="en-US"/>
        </w:rPr>
        <w:t>function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mergeSortRecursive(a : int[n]; left, right : int): </w:t>
      </w:r>
    </w:p>
    <w:p w14:paraId="3B4343EF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if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left + 1 &gt;= right</w:t>
      </w:r>
    </w:p>
    <w:p w14:paraId="1E91F48E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</w:t>
      </w:r>
      <w:proofErr w:type="gramStart"/>
      <w:r w:rsidRPr="00857437">
        <w:rPr>
          <w:color w:val="000000"/>
          <w:sz w:val="21"/>
          <w:szCs w:val="21"/>
          <w:lang w:val="en-US"/>
        </w:rPr>
        <w:t>return</w:t>
      </w:r>
      <w:proofErr w:type="gramEnd"/>
    </w:p>
    <w:p w14:paraId="605F9F0F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mid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= (left + right) / 2</w:t>
      </w:r>
    </w:p>
    <w:p w14:paraId="4F65FA7C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mergeSortRecursive(</w:t>
      </w:r>
      <w:proofErr w:type="gramEnd"/>
      <w:r w:rsidRPr="00857437">
        <w:rPr>
          <w:color w:val="000000"/>
          <w:sz w:val="21"/>
          <w:szCs w:val="21"/>
          <w:lang w:val="en-US"/>
        </w:rPr>
        <w:t>a, left, mid)</w:t>
      </w:r>
    </w:p>
    <w:p w14:paraId="16474070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mergeSortRecursive(</w:t>
      </w:r>
      <w:proofErr w:type="gramEnd"/>
      <w:r w:rsidRPr="00857437">
        <w:rPr>
          <w:color w:val="000000"/>
          <w:sz w:val="21"/>
          <w:szCs w:val="21"/>
          <w:lang w:val="en-US"/>
        </w:rPr>
        <w:t>a, mid, right)</w:t>
      </w:r>
    </w:p>
    <w:p w14:paraId="467FD6EA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lastRenderedPageBreak/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merge(</w:t>
      </w:r>
      <w:proofErr w:type="gramEnd"/>
      <w:r w:rsidRPr="00857437">
        <w:rPr>
          <w:color w:val="000000"/>
          <w:sz w:val="21"/>
          <w:szCs w:val="21"/>
          <w:lang w:val="en-US"/>
        </w:rPr>
        <w:t>a, left, mid, right)</w:t>
      </w:r>
    </w:p>
    <w:p w14:paraId="59ED7408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</w:p>
    <w:p w14:paraId="69589025" w14:textId="7E4937C5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proofErr w:type="gramStart"/>
      <w:r w:rsidRPr="00857437">
        <w:rPr>
          <w:color w:val="000000"/>
          <w:sz w:val="21"/>
          <w:szCs w:val="21"/>
          <w:lang w:val="en-US"/>
        </w:rPr>
        <w:t>function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merge(a : int[n]; left, mid, right : int):</w:t>
      </w:r>
    </w:p>
    <w:p w14:paraId="059ED401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it1 = 0</w:t>
      </w:r>
    </w:p>
    <w:p w14:paraId="3937E7CE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it2 = 0</w:t>
      </w:r>
    </w:p>
    <w:p w14:paraId="30C4A194" w14:textId="77777777" w:rsidR="00F14FD2" w:rsidRPr="00BF717A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result :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int[right - left]</w:t>
      </w:r>
    </w:p>
    <w:p w14:paraId="02777925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</w:t>
      </w:r>
    </w:p>
    <w:p w14:paraId="3C6F33C5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while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left + it1 &lt; mid and mid + it2 &lt; right</w:t>
      </w:r>
    </w:p>
    <w:p w14:paraId="1121D04F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</w:t>
      </w:r>
      <w:proofErr w:type="gramStart"/>
      <w:r w:rsidRPr="00857437">
        <w:rPr>
          <w:color w:val="000000"/>
          <w:sz w:val="21"/>
          <w:szCs w:val="21"/>
          <w:lang w:val="en-US"/>
        </w:rPr>
        <w:t>if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a[left + it1] &lt; a[mid + it2]</w:t>
      </w:r>
    </w:p>
    <w:p w14:paraId="5941129B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    </w:t>
      </w:r>
      <w:proofErr w:type="gramStart"/>
      <w:r w:rsidRPr="00857437">
        <w:rPr>
          <w:color w:val="000000"/>
          <w:sz w:val="21"/>
          <w:szCs w:val="21"/>
          <w:lang w:val="en-US"/>
        </w:rPr>
        <w:t>result[</w:t>
      </w:r>
      <w:proofErr w:type="gramEnd"/>
      <w:r w:rsidRPr="00857437">
        <w:rPr>
          <w:color w:val="000000"/>
          <w:sz w:val="21"/>
          <w:szCs w:val="21"/>
          <w:lang w:val="en-US"/>
        </w:rPr>
        <w:t>it1 + it2] = a[left + it1]</w:t>
      </w:r>
    </w:p>
    <w:p w14:paraId="3073AF15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    it1 += 1</w:t>
      </w:r>
    </w:p>
    <w:p w14:paraId="61108C3F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</w:t>
      </w:r>
      <w:proofErr w:type="gramStart"/>
      <w:r w:rsidRPr="00857437">
        <w:rPr>
          <w:color w:val="000000"/>
          <w:sz w:val="21"/>
          <w:szCs w:val="21"/>
          <w:lang w:val="en-US"/>
        </w:rPr>
        <w:t>else</w:t>
      </w:r>
      <w:proofErr w:type="gramEnd"/>
    </w:p>
    <w:p w14:paraId="52E14200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    </w:t>
      </w:r>
      <w:proofErr w:type="gramStart"/>
      <w:r w:rsidRPr="00857437">
        <w:rPr>
          <w:color w:val="000000"/>
          <w:sz w:val="21"/>
          <w:szCs w:val="21"/>
          <w:lang w:val="en-US"/>
        </w:rPr>
        <w:t>result[</w:t>
      </w:r>
      <w:proofErr w:type="gramEnd"/>
      <w:r w:rsidRPr="00857437">
        <w:rPr>
          <w:color w:val="000000"/>
          <w:sz w:val="21"/>
          <w:szCs w:val="21"/>
          <w:lang w:val="en-US"/>
        </w:rPr>
        <w:t>it1 + it2] = a[mid + it2]</w:t>
      </w:r>
    </w:p>
    <w:p w14:paraId="26ADD02B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    it2 += 1</w:t>
      </w:r>
    </w:p>
    <w:p w14:paraId="7517D71D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</w:t>
      </w:r>
    </w:p>
    <w:p w14:paraId="2EA4570B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while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left + it1 &lt; mid</w:t>
      </w:r>
    </w:p>
    <w:p w14:paraId="71ABFCDC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</w:t>
      </w:r>
      <w:proofErr w:type="gramStart"/>
      <w:r w:rsidRPr="00857437">
        <w:rPr>
          <w:color w:val="000000"/>
          <w:sz w:val="21"/>
          <w:szCs w:val="21"/>
          <w:lang w:val="en-US"/>
        </w:rPr>
        <w:t>result[</w:t>
      </w:r>
      <w:proofErr w:type="gramEnd"/>
      <w:r w:rsidRPr="00857437">
        <w:rPr>
          <w:color w:val="000000"/>
          <w:sz w:val="21"/>
          <w:szCs w:val="21"/>
          <w:lang w:val="en-US"/>
        </w:rPr>
        <w:t>it1 + it2] = a[left + it1]</w:t>
      </w:r>
    </w:p>
    <w:p w14:paraId="6E108924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it1 += 1</w:t>
      </w:r>
    </w:p>
    <w:p w14:paraId="0B6A28C9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</w:t>
      </w:r>
    </w:p>
    <w:p w14:paraId="02AB607E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while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mid + it2 &lt; right</w:t>
      </w:r>
    </w:p>
    <w:p w14:paraId="03A18177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</w:t>
      </w:r>
      <w:proofErr w:type="gramStart"/>
      <w:r w:rsidRPr="00857437">
        <w:rPr>
          <w:color w:val="000000"/>
          <w:sz w:val="21"/>
          <w:szCs w:val="21"/>
          <w:lang w:val="en-US"/>
        </w:rPr>
        <w:t>result[</w:t>
      </w:r>
      <w:proofErr w:type="gramEnd"/>
      <w:r w:rsidRPr="00857437">
        <w:rPr>
          <w:color w:val="000000"/>
          <w:sz w:val="21"/>
          <w:szCs w:val="21"/>
          <w:lang w:val="en-US"/>
        </w:rPr>
        <w:t>it1 + it2] = a[mid + it2]</w:t>
      </w:r>
    </w:p>
    <w:p w14:paraId="65F074D8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it2 += 1</w:t>
      </w:r>
    </w:p>
    <w:p w14:paraId="54BF5F4B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</w:t>
      </w:r>
    </w:p>
    <w:p w14:paraId="4CB7B330" w14:textId="77777777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</w:t>
      </w:r>
      <w:proofErr w:type="gramStart"/>
      <w:r w:rsidRPr="00857437">
        <w:rPr>
          <w:color w:val="000000"/>
          <w:sz w:val="21"/>
          <w:szCs w:val="21"/>
          <w:lang w:val="en-US"/>
        </w:rPr>
        <w:t>for</w:t>
      </w:r>
      <w:proofErr w:type="gramEnd"/>
      <w:r w:rsidRPr="00857437">
        <w:rPr>
          <w:color w:val="000000"/>
          <w:sz w:val="21"/>
          <w:szCs w:val="21"/>
          <w:lang w:val="en-US"/>
        </w:rPr>
        <w:t xml:space="preserve"> i = 0 to it1 + it2</w:t>
      </w:r>
    </w:p>
    <w:p w14:paraId="3E620457" w14:textId="7D0914E8" w:rsidR="00F14FD2" w:rsidRPr="00857437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  <w:r w:rsidRPr="00857437">
        <w:rPr>
          <w:color w:val="000000"/>
          <w:sz w:val="21"/>
          <w:szCs w:val="21"/>
          <w:lang w:val="en-US"/>
        </w:rPr>
        <w:t xml:space="preserve">        </w:t>
      </w:r>
      <w:proofErr w:type="gramStart"/>
      <w:r w:rsidRPr="00857437">
        <w:rPr>
          <w:color w:val="000000"/>
          <w:sz w:val="21"/>
          <w:szCs w:val="21"/>
          <w:lang w:val="en-US"/>
        </w:rPr>
        <w:t>a[</w:t>
      </w:r>
      <w:proofErr w:type="gramEnd"/>
      <w:r w:rsidRPr="00857437">
        <w:rPr>
          <w:color w:val="000000"/>
          <w:sz w:val="21"/>
          <w:szCs w:val="21"/>
          <w:lang w:val="en-US"/>
        </w:rPr>
        <w:t>left + i] = result[i]</w:t>
      </w:r>
    </w:p>
    <w:p w14:paraId="60740F3A" w14:textId="5F790327" w:rsidR="00F14FD2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color w:val="000000"/>
          <w:sz w:val="21"/>
          <w:szCs w:val="21"/>
          <w:lang w:val="en-US"/>
        </w:rPr>
      </w:pPr>
    </w:p>
    <w:p w14:paraId="407ADC44" w14:textId="77777777" w:rsidR="00F14FD2" w:rsidRPr="00F14FD2" w:rsidRDefault="00F14FD2" w:rsidP="00D2695D">
      <w:pPr>
        <w:pStyle w:val="HTML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spacing w:line="360" w:lineRule="auto"/>
        <w:rPr>
          <w:b/>
          <w:bCs/>
          <w:color w:val="000000"/>
          <w:sz w:val="21"/>
          <w:szCs w:val="21"/>
          <w:lang w:val="en-US"/>
        </w:rPr>
      </w:pPr>
    </w:p>
    <w:p w14:paraId="628199A9" w14:textId="089DE8A2" w:rsidR="00AB64A3" w:rsidRPr="003A0166" w:rsidRDefault="003A0166" w:rsidP="00D2695D">
      <w:pPr>
        <w:pStyle w:val="a5"/>
        <w:shd w:val="clear" w:color="auto" w:fill="FFFFFF"/>
        <w:spacing w:before="120" w:beforeAutospacing="0" w:after="120" w:afterAutospacing="0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Сложность данной сортировки  - </w:t>
      </w:r>
      <w:r w:rsidRPr="003A0166">
        <w:rPr>
          <w:sz w:val="28"/>
          <w:szCs w:val="28"/>
        </w:rPr>
        <w:t>O(n log n)</w:t>
      </w:r>
      <w:r>
        <w:rPr>
          <w:sz w:val="28"/>
          <w:szCs w:val="28"/>
        </w:rPr>
        <w:t>.</w:t>
      </w:r>
    </w:p>
    <w:p w14:paraId="3ED44F13" w14:textId="7679ACA5" w:rsidR="00C75765" w:rsidRDefault="00C75765" w:rsidP="00D2695D">
      <w:r w:rsidRPr="00FC5809">
        <w:rPr>
          <w:b/>
          <w:bCs/>
        </w:rPr>
        <w:t>Быстрая сортировка</w:t>
      </w:r>
    </w:p>
    <w:p w14:paraId="34E13AB7" w14:textId="02A2F6E1" w:rsidR="00F1628E" w:rsidRDefault="00F1628E" w:rsidP="00C406DE">
      <w:pPr>
        <w:jc w:val="both"/>
      </w:pPr>
      <w:r>
        <w:t xml:space="preserve">Это еще один алгоритм, </w:t>
      </w:r>
      <w:r w:rsidR="0090675F">
        <w:t>пользующийся принципом «разделяй и властвуй»</w:t>
      </w:r>
      <w:r w:rsidR="003A0166">
        <w:t>, является одним из самых быстрых универсальных алгоритмов.</w:t>
      </w:r>
    </w:p>
    <w:p w14:paraId="40E5BEF3" w14:textId="58CE9B7C" w:rsidR="003A0166" w:rsidRPr="00D65449" w:rsidRDefault="00857437" w:rsidP="00C406DE">
      <w:pPr>
        <w:jc w:val="both"/>
      </w:pPr>
      <w:r>
        <w:t>Среднее время работы</w:t>
      </w:r>
      <w:r w:rsidR="003A0166">
        <w:t xml:space="preserve"> алгоритма – </w:t>
      </w:r>
      <w:bookmarkStart w:id="63" w:name="_Hlk69741598"/>
      <w:r w:rsidR="003A0166">
        <w:rPr>
          <w:lang w:val="en-US"/>
        </w:rPr>
        <w:t>O</w:t>
      </w:r>
      <w:r w:rsidR="003A0166" w:rsidRPr="003A0166">
        <w:t>(</w:t>
      </w:r>
      <w:r w:rsidR="003A0166">
        <w:rPr>
          <w:lang w:val="en-US"/>
        </w:rPr>
        <w:t>n</w:t>
      </w:r>
      <w:r w:rsidR="003A0166" w:rsidRPr="003A0166">
        <w:t xml:space="preserve"> </w:t>
      </w:r>
      <w:r w:rsidR="003A0166">
        <w:rPr>
          <w:lang w:val="en-US"/>
        </w:rPr>
        <w:t>log</w:t>
      </w:r>
      <w:r w:rsidR="003A0166" w:rsidRPr="003A0166">
        <w:t xml:space="preserve"> </w:t>
      </w:r>
      <w:r w:rsidR="003A0166">
        <w:rPr>
          <w:lang w:val="en-US"/>
        </w:rPr>
        <w:t>n</w:t>
      </w:r>
      <w:r w:rsidR="003A0166" w:rsidRPr="003A0166">
        <w:t>)</w:t>
      </w:r>
      <w:bookmarkEnd w:id="63"/>
      <w:r w:rsidR="003A0166">
        <w:t>.</w:t>
      </w:r>
      <w:r>
        <w:t xml:space="preserve"> Но в худшем случа</w:t>
      </w:r>
      <w:proofErr w:type="gramStart"/>
      <w:r>
        <w:t>е</w:t>
      </w:r>
      <w:r w:rsidR="000D4FBB">
        <w:t>(</w:t>
      </w:r>
      <w:proofErr w:type="gramEnd"/>
      <w:r w:rsidR="000D4FBB">
        <w:t>когда массив отсортирован в обратном порядке)</w:t>
      </w:r>
      <w:r>
        <w:t xml:space="preserve"> время работы </w:t>
      </w:r>
      <w:r w:rsidR="000D4FBB">
        <w:t xml:space="preserve">составляет </w:t>
      </w:r>
      <w:r w:rsidR="000D4FBB">
        <w:rPr>
          <w:lang w:val="en-US"/>
        </w:rPr>
        <w:t>O</w:t>
      </w:r>
      <w:r w:rsidR="000D4FBB" w:rsidRPr="000D4FBB">
        <w:t>(</w:t>
      </w:r>
      <w:r w:rsidR="000D4FBB">
        <w:rPr>
          <w:lang w:val="en-US"/>
        </w:rPr>
        <w:t>n</w:t>
      </w:r>
      <w:r w:rsidR="000D4FBB" w:rsidRPr="000D4FBB">
        <w:rPr>
          <w:vertAlign w:val="superscript"/>
        </w:rPr>
        <w:t>2</w:t>
      </w:r>
      <w:r w:rsidR="000D4FBB" w:rsidRPr="000D4FBB">
        <w:t>)</w:t>
      </w:r>
      <w:r w:rsidR="002D265C" w:rsidRPr="002D265C">
        <w:t>[8</w:t>
      </w:r>
      <w:r w:rsidR="002D265C" w:rsidRPr="003762C3">
        <w:t>]</w:t>
      </w:r>
      <w:r w:rsidR="00D65449" w:rsidRPr="00D65449">
        <w:t>.</w:t>
      </w:r>
    </w:p>
    <w:p w14:paraId="729BAB47" w14:textId="0B456FF0" w:rsidR="00D31B09" w:rsidRDefault="00BF26F5" w:rsidP="00D2695D">
      <w:r>
        <w:lastRenderedPageBreak/>
        <w:t>Главная идея</w:t>
      </w:r>
      <w:r w:rsidR="00D31B09">
        <w:t xml:space="preserve"> алгоритма состоит в следующем:</w:t>
      </w:r>
    </w:p>
    <w:p w14:paraId="5906B1D6" w14:textId="53C7484E" w:rsidR="00D31B09" w:rsidRDefault="00BF26F5" w:rsidP="00E85377">
      <w:pPr>
        <w:pStyle w:val="a3"/>
        <w:numPr>
          <w:ilvl w:val="0"/>
          <w:numId w:val="4"/>
        </w:numPr>
        <w:ind w:left="1134" w:hanging="567"/>
        <w:jc w:val="both"/>
      </w:pPr>
      <w:r>
        <w:t>Из массива выбирается элемент</w:t>
      </w:r>
      <w:r w:rsidR="00D31B09">
        <w:t xml:space="preserve">, называемый опорным. Это может быть любой из элементов массива. От выбора опорного элемента не зависит корректность алгоритма, но в </w:t>
      </w:r>
      <w:r>
        <w:t>некоторых</w:t>
      </w:r>
      <w:r w:rsidR="00D31B09">
        <w:t xml:space="preserve"> случаях может сильно зависеть</w:t>
      </w:r>
      <w:r>
        <w:t xml:space="preserve"> </w:t>
      </w:r>
      <w:r w:rsidR="00D31B09">
        <w:t>эффективность.</w:t>
      </w:r>
    </w:p>
    <w:p w14:paraId="70E14012" w14:textId="3B5C8046" w:rsidR="00D31B09" w:rsidRDefault="00D31B09" w:rsidP="00E85377">
      <w:pPr>
        <w:pStyle w:val="a3"/>
        <w:numPr>
          <w:ilvl w:val="0"/>
          <w:numId w:val="4"/>
        </w:numPr>
        <w:ind w:left="1134" w:hanging="567"/>
        <w:jc w:val="both"/>
      </w:pPr>
      <w:proofErr w:type="gramStart"/>
      <w:r>
        <w:t xml:space="preserve">Сравнить все остальные элементы </w:t>
      </w:r>
      <w:r w:rsidR="00BF26F5">
        <w:t xml:space="preserve">массива </w:t>
      </w:r>
      <w:r>
        <w:t xml:space="preserve">с опорным и переставить их в массиве так, чтобы разбить массив на </w:t>
      </w:r>
      <w:r w:rsidR="00BF26F5">
        <w:t>2</w:t>
      </w:r>
      <w:r>
        <w:t xml:space="preserve"> непрерывных отрезка, следующих друг за другом: «элементы меньшие опорного», «равные» или «большие».</w:t>
      </w:r>
      <w:proofErr w:type="gramEnd"/>
    </w:p>
    <w:p w14:paraId="3A741AE9" w14:textId="46093870" w:rsidR="00D31B09" w:rsidRDefault="00D31B09" w:rsidP="00E85377">
      <w:pPr>
        <w:pStyle w:val="a3"/>
        <w:numPr>
          <w:ilvl w:val="0"/>
          <w:numId w:val="4"/>
        </w:numPr>
        <w:ind w:left="1134" w:hanging="567"/>
        <w:jc w:val="both"/>
      </w:pPr>
      <w:r>
        <w:t>Для отрезков «меньших» и «больших» значений выполнить рекурсивно ту же последовательность операций, если длина отрезка больше единицы.</w:t>
      </w:r>
    </w:p>
    <w:p w14:paraId="6AC7046A" w14:textId="14CF5156" w:rsidR="00F1628E" w:rsidRPr="00436026" w:rsidRDefault="009A7CB4" w:rsidP="00D2695D">
      <w:pPr>
        <w:rPr>
          <w:lang w:val="en-US"/>
        </w:rPr>
      </w:pPr>
      <w:r>
        <w:t>Псевдокод</w:t>
      </w:r>
      <w:r w:rsidRPr="00436026">
        <w:rPr>
          <w:lang w:val="en-US"/>
        </w:rPr>
        <w:t>:</w:t>
      </w:r>
    </w:p>
    <w:p w14:paraId="262FFF55" w14:textId="77777777" w:rsidR="009A7CB4" w:rsidRPr="009A7CB4" w:rsidRDefault="009A7CB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void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quicksort(a: </w:t>
      </w:r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T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[n], </w:t>
      </w:r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int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l, </w:t>
      </w:r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int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r)</w:t>
      </w:r>
    </w:p>
    <w:p w14:paraId="1A633407" w14:textId="77777777" w:rsidR="009A7CB4" w:rsidRPr="009A7CB4" w:rsidRDefault="009A7CB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if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l &lt; r</w:t>
      </w:r>
    </w:p>
    <w:p w14:paraId="6ACFA358" w14:textId="77777777" w:rsidR="009A7CB4" w:rsidRPr="009A7CB4" w:rsidRDefault="009A7CB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int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q = partition(a, l, r)</w:t>
      </w:r>
    </w:p>
    <w:p w14:paraId="3ABA46A7" w14:textId="77777777" w:rsidR="009A7CB4" w:rsidRPr="009A7CB4" w:rsidRDefault="009A7CB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quicksort(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a, l, q)</w:t>
      </w:r>
    </w:p>
    <w:p w14:paraId="17354CDD" w14:textId="208ED5A2" w:rsidR="009A7CB4" w:rsidRDefault="009A7CB4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quicksort(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a, q + 1, r)</w:t>
      </w:r>
    </w:p>
    <w:p w14:paraId="22A67E2C" w14:textId="77777777" w:rsidR="00D21E57" w:rsidRDefault="00D21E57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B238E7D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int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partition(a: </w:t>
      </w:r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T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[n], </w:t>
      </w:r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int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l, </w:t>
      </w:r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int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r)</w:t>
      </w:r>
    </w:p>
    <w:p w14:paraId="2E1E3943" w14:textId="00359548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</w:t>
      </w:r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T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v = a[</w:t>
      </w:r>
      <w:r w:rsidR="009E3BAF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l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]</w:t>
      </w:r>
    </w:p>
    <w:p w14:paraId="58878FBD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int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= l</w:t>
      </w:r>
    </w:p>
    <w:p w14:paraId="63A21BAD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int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= r</w:t>
      </w:r>
    </w:p>
    <w:p w14:paraId="5D0CA9C4" w14:textId="4FAF73C9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while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(i </w:t>
      </w:r>
      <w:r w:rsidRPr="009A7CB4">
        <w:rPr>
          <w:rFonts w:ascii="Cambria Math" w:eastAsia="Times New Roman" w:hAnsi="Cambria Math" w:cs="Cambria Math"/>
          <w:color w:val="000000"/>
          <w:sz w:val="21"/>
          <w:szCs w:val="21"/>
          <w:bdr w:val="none" w:sz="0" w:space="0" w:color="auto" w:frame="1"/>
          <w:lang w:eastAsia="ru-RU"/>
        </w:rPr>
        <w:t>⩽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j) </w:t>
      </w:r>
    </w:p>
    <w:p w14:paraId="49D9AFF3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while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(a[i] &lt; v)</w:t>
      </w:r>
    </w:p>
    <w:p w14:paraId="3F3FDEC2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</w:t>
      </w:r>
      <w:proofErr w:type="gramStart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++</w:t>
      </w:r>
    </w:p>
    <w:p w14:paraId="10519E62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while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(a[j] &gt; v)</w:t>
      </w:r>
    </w:p>
    <w:p w14:paraId="2635CA47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</w:t>
      </w:r>
      <w:proofErr w:type="gramStart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j--</w:t>
      </w:r>
      <w:proofErr w:type="gramEnd"/>
    </w:p>
    <w:p w14:paraId="789DD3DD" w14:textId="18F9D72A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if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(i </w:t>
      </w:r>
      <w:r w:rsidRPr="009A7CB4">
        <w:rPr>
          <w:rFonts w:ascii="Cambria Math" w:eastAsia="Times New Roman" w:hAnsi="Cambria Math" w:cs="Cambria Math"/>
          <w:color w:val="000000"/>
          <w:sz w:val="21"/>
          <w:szCs w:val="21"/>
          <w:bdr w:val="none" w:sz="0" w:space="0" w:color="auto" w:frame="1"/>
          <w:lang w:eastAsia="ru-RU"/>
        </w:rPr>
        <w:t>⩾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j) </w:t>
      </w:r>
    </w:p>
    <w:p w14:paraId="59D5CFD4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</w:t>
      </w:r>
      <w:proofErr w:type="gramStart"/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break</w:t>
      </w:r>
      <w:proofErr w:type="gramEnd"/>
    </w:p>
    <w:p w14:paraId="7A92CC4F" w14:textId="77777777" w:rsidR="009A6012" w:rsidRPr="009A7CB4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swap(</w:t>
      </w:r>
      <w:proofErr w:type="gramEnd"/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a[i++], a[j--])</w:t>
      </w:r>
    </w:p>
    <w:p w14:paraId="5B8CF928" w14:textId="711464E9" w:rsidR="00FC5809" w:rsidRPr="009A6012" w:rsidRDefault="009A6012" w:rsidP="00D2695D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</w:t>
      </w:r>
      <w:r w:rsidRPr="009A7CB4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eastAsia="ru-RU"/>
        </w:rPr>
        <w:t>return</w:t>
      </w:r>
      <w:r w:rsidRPr="009A7CB4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j</w:t>
      </w:r>
    </w:p>
    <w:p w14:paraId="34716696" w14:textId="3F68203F" w:rsidR="009A7CB4" w:rsidRDefault="009A7CB4" w:rsidP="00C406DE">
      <w:pPr>
        <w:jc w:val="both"/>
      </w:pPr>
      <w:r w:rsidRPr="009A7CB4">
        <w:lastRenderedPageBreak/>
        <w:t xml:space="preserve">Основной шаг алгоритма сортировки — процедура partition, которая </w:t>
      </w:r>
      <w:r>
        <w:t>размещает</w:t>
      </w:r>
      <w:r w:rsidRPr="009A7CB4">
        <w:t xml:space="preserve"> элементы массива a[l…r] типа T нужным образом. Разбиение осуществляется с использованием </w:t>
      </w:r>
      <w:r>
        <w:t>определенной</w:t>
      </w:r>
      <w:r w:rsidRPr="009A7CB4">
        <w:t xml:space="preserve"> стратегии. </w:t>
      </w:r>
      <w:proofErr w:type="gramStart"/>
      <w:r>
        <w:t>В начале</w:t>
      </w:r>
      <w:proofErr w:type="gramEnd"/>
      <w:r>
        <w:t xml:space="preserve"> в</w:t>
      </w:r>
      <w:r w:rsidRPr="009A7CB4">
        <w:t xml:space="preserve"> качестве разделяющего элемента произвольно выбирается элемент a[l]. </w:t>
      </w:r>
      <w:proofErr w:type="gramStart"/>
      <w:r w:rsidRPr="009A7CB4">
        <w:t>Далее начинается просмотр с левого конца массива, который продолжается до тех пор, пока не будет найден элемент, превосходящий по значению разделяющий элемент, затем выполняется просмотр, начиная с правого конца массива, который продолжается до тех пор, пока не отыскивается элемент, который по значению меньше разделяющего.</w:t>
      </w:r>
      <w:proofErr w:type="gramEnd"/>
      <w:r w:rsidRPr="009A7CB4">
        <w:t xml:space="preserve"> Оба элемента, на которых просмотр был прерван, очевидно, находятся не на своих местах в разделенном массиве, и потому они меняются местами. Так продолжаем дальше, пока не убедимся в том, что слева от левого указателя не осталось ни одного элемента, который был бы больше по значению разделяющего, и ни одного элемента справа от правого указателя, которые были бы меньше по значению разделяющего элемента.</w:t>
      </w:r>
    </w:p>
    <w:p w14:paraId="501EDC5F" w14:textId="195F2A16" w:rsidR="00C75765" w:rsidRPr="00C750D0" w:rsidRDefault="00C75765" w:rsidP="00D2695D">
      <w:pPr>
        <w:rPr>
          <w:b/>
          <w:bCs/>
        </w:rPr>
      </w:pPr>
      <w:r w:rsidRPr="009A6012">
        <w:rPr>
          <w:b/>
          <w:bCs/>
        </w:rPr>
        <w:t>Сортировка деревом</w:t>
      </w:r>
      <w:r w:rsidR="00C750D0" w:rsidRPr="00C750D0">
        <w:rPr>
          <w:b/>
          <w:bCs/>
        </w:rPr>
        <w:t xml:space="preserve"> </w:t>
      </w:r>
      <w:r w:rsidR="00891010" w:rsidRPr="00891010">
        <w:rPr>
          <w:b/>
          <w:bCs/>
        </w:rPr>
        <w:t>(</w:t>
      </w:r>
      <w:r w:rsidR="00891010">
        <w:rPr>
          <w:b/>
          <w:bCs/>
          <w:lang w:val="en-US"/>
        </w:rPr>
        <w:t>heapsort</w:t>
      </w:r>
      <w:r w:rsidR="00891010" w:rsidRPr="00C750D0">
        <w:rPr>
          <w:b/>
          <w:bCs/>
        </w:rPr>
        <w:t>)</w:t>
      </w:r>
    </w:p>
    <w:p w14:paraId="47306727" w14:textId="318F9BF8" w:rsidR="00891010" w:rsidRDefault="00C750D0" w:rsidP="00D2695D">
      <w:r>
        <w:t>Данная сортировка использует бинарное сортирующее дерево. БСД – это дерево, у которого соблюдены все условия:</w:t>
      </w:r>
    </w:p>
    <w:p w14:paraId="6D5F3E1A" w14:textId="2E5A8055" w:rsidR="00C750D0" w:rsidRDefault="00C750D0" w:rsidP="00E85377">
      <w:pPr>
        <w:pStyle w:val="a3"/>
        <w:numPr>
          <w:ilvl w:val="0"/>
          <w:numId w:val="12"/>
        </w:numPr>
        <w:ind w:left="1134" w:hanging="567"/>
      </w:pPr>
      <w:r>
        <w:t xml:space="preserve">Каждый лист дерева имеет глубину либо </w:t>
      </w:r>
      <w:r>
        <w:rPr>
          <w:lang w:val="en-US"/>
        </w:rPr>
        <w:t>x</w:t>
      </w:r>
      <w:r w:rsidRPr="00C750D0">
        <w:t xml:space="preserve">, </w:t>
      </w:r>
      <w:r>
        <w:t xml:space="preserve">либо </w:t>
      </w:r>
      <w:r>
        <w:rPr>
          <w:lang w:val="en-US"/>
        </w:rPr>
        <w:t>x</w:t>
      </w:r>
      <w:r w:rsidRPr="00C750D0">
        <w:t>-1</w:t>
      </w:r>
      <w:r>
        <w:t>, где х – максимальная глубина дерева.</w:t>
      </w:r>
    </w:p>
    <w:p w14:paraId="4FD2A644" w14:textId="2D0B11BA" w:rsidR="00C750D0" w:rsidRDefault="00C750D0" w:rsidP="00E85377">
      <w:pPr>
        <w:pStyle w:val="a3"/>
        <w:numPr>
          <w:ilvl w:val="0"/>
          <w:numId w:val="12"/>
        </w:numPr>
        <w:ind w:left="1134" w:hanging="567"/>
      </w:pPr>
      <w:r>
        <w:t>Значение родителя всегда больше значений потомков.</w:t>
      </w:r>
    </w:p>
    <w:p w14:paraId="5EDEDC17" w14:textId="5FF13524" w:rsidR="00C750D0" w:rsidRDefault="00C750D0" w:rsidP="00E743F4">
      <w:pPr>
        <w:ind w:firstLine="0"/>
        <w:jc w:val="center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27047C1E" wp14:editId="71BD016C">
            <wp:extent cx="1362710" cy="127698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710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083AA" w14:textId="2510C0D1" w:rsidR="00C750D0" w:rsidRDefault="00C750D0" w:rsidP="00777625">
      <w:pPr>
        <w:ind w:firstLine="0"/>
        <w:jc w:val="center"/>
      </w:pPr>
      <w:r>
        <w:t>Рис. 5 – пример БСД.</w:t>
      </w:r>
    </w:p>
    <w:p w14:paraId="0EC1D9DC" w14:textId="404E0941" w:rsidR="009C28F5" w:rsidRDefault="009C28F5" w:rsidP="009C28F5">
      <w:r>
        <w:lastRenderedPageBreak/>
        <w:t xml:space="preserve">Для работы использует структуру массива, в котором </w:t>
      </w:r>
      <w:r>
        <w:rPr>
          <w:lang w:val="en-US"/>
        </w:rPr>
        <w:t>A</w:t>
      </w:r>
      <w:r w:rsidRPr="009C28F5">
        <w:t xml:space="preserve">[0] </w:t>
      </w:r>
      <w:r>
        <w:t xml:space="preserve">– корень, а </w:t>
      </w:r>
      <w:r>
        <w:rPr>
          <w:lang w:val="en-US"/>
        </w:rPr>
        <w:t>A</w:t>
      </w:r>
      <w:r w:rsidRPr="009C28F5">
        <w:t>[2</w:t>
      </w:r>
      <w:r>
        <w:rPr>
          <w:lang w:val="en-US"/>
        </w:rPr>
        <w:t>i</w:t>
      </w:r>
      <w:r w:rsidRPr="009C28F5">
        <w:t xml:space="preserve">+1] </w:t>
      </w:r>
      <w:r>
        <w:t xml:space="preserve">и </w:t>
      </w:r>
      <w:r>
        <w:rPr>
          <w:lang w:val="en-US"/>
        </w:rPr>
        <w:t>A</w:t>
      </w:r>
      <w:r w:rsidRPr="009C28F5">
        <w:t>[2</w:t>
      </w:r>
      <w:r>
        <w:rPr>
          <w:lang w:val="en-US"/>
        </w:rPr>
        <w:t>i</w:t>
      </w:r>
      <w:r w:rsidRPr="009C28F5">
        <w:t>+</w:t>
      </w:r>
      <w:r>
        <w:t>2</w:t>
      </w:r>
      <w:r w:rsidRPr="009C28F5">
        <w:t>]</w:t>
      </w:r>
      <w:r>
        <w:t xml:space="preserve"> дочерние элементы элемента </w:t>
      </w:r>
      <w:r>
        <w:rPr>
          <w:lang w:val="en-US"/>
        </w:rPr>
        <w:t>i</w:t>
      </w:r>
      <w:r w:rsidRPr="009C28F5">
        <w:t>.</w:t>
      </w:r>
    </w:p>
    <w:p w14:paraId="0CC5C886" w14:textId="0662B214" w:rsidR="009C28F5" w:rsidRDefault="009C28F5" w:rsidP="009C28F5">
      <w:r>
        <w:t>Алгоритм состоит из двух шагов:</w:t>
      </w:r>
    </w:p>
    <w:p w14:paraId="13566CEE" w14:textId="3B1D5AA1" w:rsidR="009C28F5" w:rsidRDefault="009C28F5" w:rsidP="00E85377">
      <w:pPr>
        <w:pStyle w:val="a3"/>
        <w:numPr>
          <w:ilvl w:val="0"/>
          <w:numId w:val="13"/>
        </w:numPr>
      </w:pPr>
      <w:r>
        <w:t>Построение кучи</w:t>
      </w:r>
      <w:r w:rsidR="00443AA9">
        <w:t xml:space="preserve"> в исходном массиве;</w:t>
      </w:r>
    </w:p>
    <w:p w14:paraId="702AB936" w14:textId="6C7C9CC7" w:rsidR="00443AA9" w:rsidRPr="009C28F5" w:rsidRDefault="00443AA9" w:rsidP="00E85377">
      <w:pPr>
        <w:pStyle w:val="a3"/>
        <w:numPr>
          <w:ilvl w:val="0"/>
          <w:numId w:val="13"/>
        </w:numPr>
      </w:pPr>
      <w:r>
        <w:t>Удаление корневого элемента и перестройка дерева.</w:t>
      </w:r>
    </w:p>
    <w:p w14:paraId="171E41CA" w14:textId="1366A522" w:rsidR="00523937" w:rsidRDefault="00523937" w:rsidP="00523937">
      <w:r>
        <w:t>Достоинства и недостатки данной сортировки:</w:t>
      </w:r>
    </w:p>
    <w:p w14:paraId="3341118B" w14:textId="54CBDA96" w:rsidR="00523937" w:rsidRDefault="00523937" w:rsidP="00523937">
      <w:r>
        <w:tab/>
        <w:t>Достоинства:</w:t>
      </w:r>
    </w:p>
    <w:p w14:paraId="2B8D8F66" w14:textId="7C4FEF32" w:rsidR="00523937" w:rsidRDefault="00523937" w:rsidP="00E85377">
      <w:pPr>
        <w:pStyle w:val="a3"/>
        <w:numPr>
          <w:ilvl w:val="0"/>
          <w:numId w:val="14"/>
        </w:numPr>
        <w:ind w:left="1134" w:hanging="567"/>
      </w:pPr>
      <w:r>
        <w:t xml:space="preserve">Имеет гарантированную сложность </w:t>
      </w:r>
      <w:r>
        <w:rPr>
          <w:lang w:val="en-US"/>
        </w:rPr>
        <w:t>O</w:t>
      </w:r>
      <w:r w:rsidRPr="00523937">
        <w:t>(</w:t>
      </w:r>
      <w:r>
        <w:rPr>
          <w:lang w:val="en-US"/>
        </w:rPr>
        <w:t>n</w:t>
      </w:r>
      <w:r w:rsidRPr="00523937">
        <w:t xml:space="preserve"> </w:t>
      </w:r>
      <w:r>
        <w:rPr>
          <w:lang w:val="en-US"/>
        </w:rPr>
        <w:t>log</w:t>
      </w:r>
      <w:r w:rsidRPr="00523937">
        <w:t xml:space="preserve"> </w:t>
      </w:r>
      <w:r>
        <w:rPr>
          <w:lang w:val="en-US"/>
        </w:rPr>
        <w:t>n</w:t>
      </w:r>
      <w:r w:rsidRPr="00523937">
        <w:t>)</w:t>
      </w:r>
      <w:r>
        <w:t>;</w:t>
      </w:r>
    </w:p>
    <w:p w14:paraId="21984947" w14:textId="36730380" w:rsidR="00523937" w:rsidRDefault="00523937" w:rsidP="00E85377">
      <w:pPr>
        <w:pStyle w:val="a3"/>
        <w:numPr>
          <w:ilvl w:val="0"/>
          <w:numId w:val="14"/>
        </w:numPr>
        <w:ind w:left="1134" w:hanging="567"/>
      </w:pPr>
      <w:r>
        <w:t>Сортирует на месте.</w:t>
      </w:r>
    </w:p>
    <w:p w14:paraId="6CDC042D" w14:textId="61EE1B06" w:rsidR="00523937" w:rsidRDefault="00523937" w:rsidP="00443AA9">
      <w:pPr>
        <w:ind w:left="709"/>
      </w:pPr>
      <w:r>
        <w:t>Недостатки:</w:t>
      </w:r>
    </w:p>
    <w:p w14:paraId="068F9E75" w14:textId="45620346" w:rsidR="00523937" w:rsidRDefault="00523937" w:rsidP="00E85377">
      <w:pPr>
        <w:pStyle w:val="a3"/>
        <w:numPr>
          <w:ilvl w:val="0"/>
          <w:numId w:val="15"/>
        </w:numPr>
        <w:ind w:left="1134" w:hanging="567"/>
      </w:pPr>
      <w:r>
        <w:t>Неустойчива;</w:t>
      </w:r>
    </w:p>
    <w:p w14:paraId="7249DC16" w14:textId="755A0FC0" w:rsidR="00523937" w:rsidRDefault="00523937" w:rsidP="00E85377">
      <w:pPr>
        <w:pStyle w:val="a3"/>
        <w:numPr>
          <w:ilvl w:val="0"/>
          <w:numId w:val="15"/>
        </w:numPr>
        <w:ind w:left="1134" w:hanging="567"/>
      </w:pPr>
      <w:r>
        <w:t>На отсортированных данных работает так же, как и на неотсортированных;</w:t>
      </w:r>
    </w:p>
    <w:p w14:paraId="1B1B392E" w14:textId="7E3E68C8" w:rsidR="00523937" w:rsidRPr="00C750D0" w:rsidRDefault="00523937" w:rsidP="00E85377">
      <w:pPr>
        <w:pStyle w:val="a3"/>
        <w:numPr>
          <w:ilvl w:val="0"/>
          <w:numId w:val="15"/>
        </w:numPr>
        <w:ind w:left="1134" w:hanging="567"/>
      </w:pPr>
      <w:r>
        <w:t>Невозможно распараллелить.</w:t>
      </w:r>
    </w:p>
    <w:p w14:paraId="16B0135E" w14:textId="67980A5C" w:rsidR="00C75765" w:rsidRPr="009A6012" w:rsidRDefault="00C75765" w:rsidP="00D2695D">
      <w:pPr>
        <w:rPr>
          <w:b/>
          <w:bCs/>
        </w:rPr>
      </w:pPr>
      <w:r w:rsidRPr="009A6012">
        <w:rPr>
          <w:b/>
          <w:bCs/>
        </w:rPr>
        <w:t>Поразрядная сортировка</w:t>
      </w:r>
    </w:p>
    <w:p w14:paraId="6EF9DF8C" w14:textId="4E3FACDA" w:rsidR="00BF26F5" w:rsidRPr="00BF26F5" w:rsidRDefault="00BF26F5" w:rsidP="00501D3B">
      <w:pPr>
        <w:pStyle w:val="a5"/>
        <w:shd w:val="clear" w:color="auto" w:fill="FFFFFF"/>
        <w:spacing w:before="120" w:beforeAutospacing="0" w:after="120" w:afterAutospacing="0" w:line="360" w:lineRule="auto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>Данный а</w:t>
      </w:r>
      <w:r w:rsidRPr="00BF26F5">
        <w:rPr>
          <w:color w:val="202122"/>
          <w:sz w:val="28"/>
          <w:szCs w:val="28"/>
        </w:rPr>
        <w:t>лгоритм пригоден для сортировки любых объектов, запись которых можно поделить на «разряды», содержащие сравнимые значения. Например, так сортировать можно не только числа, записанные в виде набора цифр, но и строки, являющиеся набором символов, и вообще произвольные значения в памяти, представленные в виде набора байт.</w:t>
      </w:r>
    </w:p>
    <w:p w14:paraId="03020004" w14:textId="77777777" w:rsidR="00BF26F5" w:rsidRPr="00BF26F5" w:rsidRDefault="00BF26F5" w:rsidP="002E0DB4">
      <w:pPr>
        <w:pStyle w:val="a5"/>
        <w:shd w:val="clear" w:color="auto" w:fill="FFFFFF"/>
        <w:spacing w:before="120" w:beforeAutospacing="0" w:after="120" w:afterAutospacing="0" w:line="360" w:lineRule="auto"/>
        <w:jc w:val="both"/>
        <w:rPr>
          <w:color w:val="202122"/>
          <w:sz w:val="28"/>
          <w:szCs w:val="28"/>
        </w:rPr>
      </w:pPr>
      <w:r w:rsidRPr="00BF26F5">
        <w:rPr>
          <w:color w:val="202122"/>
          <w:sz w:val="28"/>
          <w:szCs w:val="28"/>
        </w:rPr>
        <w:t xml:space="preserve">Сравнение производится поразрядно: сначала сравниваются значения одного крайнего разряда, и элементы группируются по результатам этого сравнения, затем сравниваются значения следующего разряда, соседнего, и элементы либо упорядочиваются по результатам </w:t>
      </w:r>
      <w:r w:rsidRPr="00BF26F5">
        <w:rPr>
          <w:sz w:val="28"/>
          <w:szCs w:val="28"/>
        </w:rPr>
        <w:t>сравнения</w:t>
      </w:r>
      <w:r w:rsidRPr="00BF26F5">
        <w:rPr>
          <w:color w:val="202122"/>
          <w:sz w:val="28"/>
          <w:szCs w:val="28"/>
        </w:rPr>
        <w:t xml:space="preserve"> значений этого разряда внутри образованных на предыдущем проходе групп, либо переупорядочиваются в целом, но сохраняя относительный порядок, </w:t>
      </w:r>
      <w:r w:rsidRPr="00BF26F5">
        <w:rPr>
          <w:color w:val="202122"/>
          <w:sz w:val="28"/>
          <w:szCs w:val="28"/>
        </w:rPr>
        <w:lastRenderedPageBreak/>
        <w:t>достигнутый при предыдущей сортировке. Затем аналогично делается для следующего разряда, и так до конца.</w:t>
      </w:r>
    </w:p>
    <w:p w14:paraId="7EC7511F" w14:textId="20C7E38D" w:rsidR="00BF26F5" w:rsidRDefault="00BF26F5" w:rsidP="00501D3B">
      <w:pPr>
        <w:pStyle w:val="a5"/>
        <w:shd w:val="clear" w:color="auto" w:fill="FFFFFF"/>
        <w:spacing w:before="120" w:beforeAutospacing="0" w:after="120" w:afterAutospacing="0" w:line="360" w:lineRule="auto"/>
        <w:jc w:val="both"/>
        <w:rPr>
          <w:color w:val="202122"/>
          <w:sz w:val="28"/>
          <w:szCs w:val="28"/>
        </w:rPr>
      </w:pPr>
      <w:r w:rsidRPr="00BF26F5">
        <w:rPr>
          <w:color w:val="202122"/>
          <w:sz w:val="28"/>
          <w:szCs w:val="28"/>
        </w:rPr>
        <w:t>Так как выравнивать сравниваемые записи относительно друг друга можно</w:t>
      </w:r>
      <w:r w:rsidR="009A6012">
        <w:rPr>
          <w:color w:val="202122"/>
          <w:sz w:val="28"/>
          <w:szCs w:val="28"/>
        </w:rPr>
        <w:t xml:space="preserve"> с разных сторон</w:t>
      </w:r>
      <w:r w:rsidRPr="00BF26F5">
        <w:rPr>
          <w:color w:val="202122"/>
          <w:sz w:val="28"/>
          <w:szCs w:val="28"/>
        </w:rPr>
        <w:t>, на практике существуют два варианта этой сортировки. Для чисел они называются в терминах значимости разрядов числа, и получается так: можно выровнять записи чисел в сторону менее значащих цифр (по правой стороне, в сторону единиц, least significant digit, LSD) или более значащих цифр (по левой стороне, со стороны более значащих разрядов, most significant digit, MSD).</w:t>
      </w:r>
    </w:p>
    <w:p w14:paraId="6DAA1A0B" w14:textId="63C028B1" w:rsidR="00634A1E" w:rsidRPr="0042683F" w:rsidRDefault="00BF26F5" w:rsidP="0042683F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  <w:r w:rsidRPr="00BF26F5">
        <w:rPr>
          <w:color w:val="202122"/>
          <w:sz w:val="28"/>
          <w:szCs w:val="28"/>
        </w:rPr>
        <w:t>При LSD сортировке (сортировке с выравниванием по младшему разряду, направо, к единицам) получается порядок, уместный для чисел.</w:t>
      </w:r>
      <w:r w:rsidR="0042683F">
        <w:rPr>
          <w:color w:val="202122"/>
          <w:sz w:val="28"/>
          <w:szCs w:val="28"/>
        </w:rPr>
        <w:t xml:space="preserve"> Н</w:t>
      </w:r>
      <w:r w:rsidR="00634A1E">
        <w:rPr>
          <w:color w:val="202122"/>
          <w:sz w:val="28"/>
          <w:szCs w:val="28"/>
        </w:rPr>
        <w:t>апример</w:t>
      </w:r>
      <w:r w:rsidR="00634A1E" w:rsidRPr="0042683F">
        <w:rPr>
          <w:color w:val="202122"/>
          <w:sz w:val="28"/>
          <w:szCs w:val="28"/>
        </w:rPr>
        <w:t xml:space="preserve">: </w:t>
      </w:r>
    </w:p>
    <w:p w14:paraId="4B61F64C" w14:textId="3F506989" w:rsidR="00634A1E" w:rsidRPr="0042683F" w:rsidRDefault="00634A1E" w:rsidP="00634A1E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Было: </w:t>
      </w:r>
      <w:r w:rsidR="0042683F" w:rsidRPr="0042683F">
        <w:rPr>
          <w:color w:val="202122"/>
          <w:sz w:val="28"/>
          <w:szCs w:val="28"/>
        </w:rPr>
        <w:t xml:space="preserve">1, 7, 14, </w:t>
      </w:r>
      <w:r w:rsidR="00C05109">
        <w:rPr>
          <w:color w:val="202122"/>
          <w:sz w:val="28"/>
          <w:szCs w:val="28"/>
        </w:rPr>
        <w:t>6</w:t>
      </w:r>
      <w:r w:rsidR="0042683F" w:rsidRPr="0042683F">
        <w:rPr>
          <w:color w:val="202122"/>
          <w:sz w:val="28"/>
          <w:szCs w:val="28"/>
        </w:rPr>
        <w:t xml:space="preserve">, </w:t>
      </w:r>
      <w:r w:rsidR="0042683F">
        <w:rPr>
          <w:color w:val="202122"/>
          <w:sz w:val="28"/>
          <w:szCs w:val="28"/>
        </w:rPr>
        <w:t>64</w:t>
      </w:r>
      <w:r w:rsidR="0042683F" w:rsidRPr="0042683F">
        <w:rPr>
          <w:color w:val="202122"/>
          <w:sz w:val="28"/>
          <w:szCs w:val="28"/>
        </w:rPr>
        <w:t>;</w:t>
      </w:r>
    </w:p>
    <w:p w14:paraId="1F9A4541" w14:textId="03ECD2AB" w:rsidR="0042683F" w:rsidRPr="0042683F" w:rsidRDefault="0042683F" w:rsidP="00634A1E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Стало: </w:t>
      </w:r>
      <w:r w:rsidR="00A24007">
        <w:rPr>
          <w:color w:val="202122"/>
          <w:sz w:val="28"/>
          <w:szCs w:val="28"/>
        </w:rPr>
        <w:t>1, 6, 7, 14, 64</w:t>
      </w:r>
      <w:r>
        <w:rPr>
          <w:color w:val="202122"/>
          <w:sz w:val="28"/>
          <w:szCs w:val="28"/>
        </w:rPr>
        <w:t>.</w:t>
      </w:r>
    </w:p>
    <w:p w14:paraId="00833989" w14:textId="2F34C569" w:rsidR="00BF26F5" w:rsidRPr="00BF26F5" w:rsidRDefault="00BF26F5" w:rsidP="00501D3B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  <w:r w:rsidRPr="00BF26F5">
        <w:rPr>
          <w:color w:val="202122"/>
          <w:sz w:val="28"/>
          <w:szCs w:val="28"/>
        </w:rPr>
        <w:t>То есть, здесь значения сначала сортируются по единицам, затем сортируются по десяткам, сохраняя отсортированность по единицам внутри десятков, затем по сотням, сохраняя отсортированность по десяткам и единицам внутри сотен, и т. п.</w:t>
      </w:r>
    </w:p>
    <w:p w14:paraId="68ACAAE4" w14:textId="69A70408" w:rsidR="0042683F" w:rsidRPr="00A24007" w:rsidRDefault="00BF26F5" w:rsidP="0042683F">
      <w:pPr>
        <w:pStyle w:val="a5"/>
        <w:shd w:val="clear" w:color="auto" w:fill="FFFFFF"/>
        <w:spacing w:before="120" w:beforeAutospacing="0" w:after="120" w:afterAutospacing="0" w:line="360" w:lineRule="auto"/>
        <w:jc w:val="both"/>
        <w:rPr>
          <w:color w:val="202122"/>
          <w:sz w:val="28"/>
          <w:szCs w:val="28"/>
        </w:rPr>
      </w:pPr>
      <w:r w:rsidRPr="00BF26F5">
        <w:rPr>
          <w:color w:val="202122"/>
          <w:sz w:val="28"/>
          <w:szCs w:val="28"/>
        </w:rPr>
        <w:t xml:space="preserve">При MSD сортировке (с выравниванием в сторону старшего разряда, налево), получается алфавитный порядок, который уместен для сортировки строк текста. </w:t>
      </w:r>
      <w:r w:rsidR="0042683F">
        <w:rPr>
          <w:color w:val="202122"/>
          <w:sz w:val="28"/>
          <w:szCs w:val="28"/>
        </w:rPr>
        <w:t>Например</w:t>
      </w:r>
      <w:r w:rsidR="0042683F" w:rsidRPr="0042683F">
        <w:rPr>
          <w:color w:val="202122"/>
          <w:sz w:val="28"/>
          <w:szCs w:val="28"/>
        </w:rPr>
        <w:t>:</w:t>
      </w:r>
      <w:r w:rsidR="0042683F" w:rsidRPr="00A24007">
        <w:rPr>
          <w:color w:val="202122"/>
          <w:sz w:val="28"/>
          <w:szCs w:val="28"/>
        </w:rPr>
        <w:t xml:space="preserve"> </w:t>
      </w:r>
    </w:p>
    <w:p w14:paraId="4324D43B" w14:textId="56F2BDA4" w:rsidR="0042683F" w:rsidRPr="0042683F" w:rsidRDefault="0042683F" w:rsidP="0042683F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Было: </w:t>
      </w:r>
      <w:r w:rsidRPr="0042683F">
        <w:rPr>
          <w:color w:val="202122"/>
          <w:sz w:val="28"/>
          <w:szCs w:val="28"/>
        </w:rPr>
        <w:t xml:space="preserve">1, 7, 14, </w:t>
      </w:r>
      <w:r w:rsidR="00C05109">
        <w:rPr>
          <w:color w:val="202122"/>
          <w:sz w:val="28"/>
          <w:szCs w:val="28"/>
        </w:rPr>
        <w:t>6</w:t>
      </w:r>
      <w:r w:rsidRPr="0042683F">
        <w:rPr>
          <w:color w:val="202122"/>
          <w:sz w:val="28"/>
          <w:szCs w:val="28"/>
        </w:rPr>
        <w:t xml:space="preserve">, </w:t>
      </w:r>
      <w:r>
        <w:rPr>
          <w:color w:val="202122"/>
          <w:sz w:val="28"/>
          <w:szCs w:val="28"/>
        </w:rPr>
        <w:t>64</w:t>
      </w:r>
      <w:r w:rsidRPr="0042683F">
        <w:rPr>
          <w:color w:val="202122"/>
          <w:sz w:val="28"/>
          <w:szCs w:val="28"/>
        </w:rPr>
        <w:t>;</w:t>
      </w:r>
    </w:p>
    <w:p w14:paraId="76EEA862" w14:textId="30E5EBBE" w:rsidR="0042683F" w:rsidRDefault="0042683F" w:rsidP="0042683F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 xml:space="preserve">Стало: </w:t>
      </w:r>
      <w:r w:rsidR="00A24007">
        <w:rPr>
          <w:color w:val="202122"/>
          <w:sz w:val="28"/>
          <w:szCs w:val="28"/>
        </w:rPr>
        <w:t>1, 14, 6, 64, 7</w:t>
      </w:r>
      <w:r w:rsidR="00C05109">
        <w:rPr>
          <w:color w:val="202122"/>
          <w:sz w:val="28"/>
          <w:szCs w:val="28"/>
        </w:rPr>
        <w:t>.</w:t>
      </w:r>
    </w:p>
    <w:p w14:paraId="7AD8FBE3" w14:textId="72687726" w:rsidR="00A24007" w:rsidRPr="00A24007" w:rsidRDefault="00A24007" w:rsidP="00A24007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t>Алгоритм (</w:t>
      </w:r>
      <w:r>
        <w:rPr>
          <w:color w:val="202122"/>
          <w:sz w:val="28"/>
          <w:szCs w:val="28"/>
          <w:lang w:val="en-US"/>
        </w:rPr>
        <w:t>LSD</w:t>
      </w:r>
      <w:r w:rsidRPr="00A24007">
        <w:rPr>
          <w:color w:val="202122"/>
          <w:sz w:val="28"/>
          <w:szCs w:val="28"/>
        </w:rPr>
        <w:t>):</w:t>
      </w:r>
    </w:p>
    <w:p w14:paraId="70F49921" w14:textId="2938824C" w:rsidR="00F6330C" w:rsidRDefault="00A24007" w:rsidP="00FF7102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  <w:r>
        <w:rPr>
          <w:color w:val="202122"/>
          <w:sz w:val="28"/>
          <w:szCs w:val="28"/>
        </w:rPr>
        <w:lastRenderedPageBreak/>
        <w:t xml:space="preserve">Для каждого </w:t>
      </w:r>
      <w:r>
        <w:rPr>
          <w:color w:val="202122"/>
          <w:sz w:val="28"/>
          <w:szCs w:val="28"/>
          <w:lang w:val="en-US"/>
        </w:rPr>
        <w:t>i</w:t>
      </w:r>
      <w:r>
        <w:rPr>
          <w:color w:val="202122"/>
          <w:sz w:val="28"/>
          <w:szCs w:val="28"/>
        </w:rPr>
        <w:t xml:space="preserve">, где </w:t>
      </w:r>
      <w:r w:rsidR="00250B02">
        <w:rPr>
          <w:color w:val="202122"/>
          <w:sz w:val="28"/>
          <w:szCs w:val="28"/>
          <w:lang w:val="en-US"/>
        </w:rPr>
        <w:t>i</w:t>
      </w:r>
      <w:r w:rsidR="00250B02">
        <w:rPr>
          <w:color w:val="202122"/>
          <w:sz w:val="28"/>
          <w:szCs w:val="28"/>
        </w:rPr>
        <w:t xml:space="preserve"> изменяется от меньшего разряда </w:t>
      </w:r>
      <w:proofErr w:type="gramStart"/>
      <w:r w:rsidR="00250B02">
        <w:rPr>
          <w:color w:val="202122"/>
          <w:sz w:val="28"/>
          <w:szCs w:val="28"/>
        </w:rPr>
        <w:t>к</w:t>
      </w:r>
      <w:proofErr w:type="gramEnd"/>
      <w:r w:rsidR="00250B02">
        <w:rPr>
          <w:color w:val="202122"/>
          <w:sz w:val="28"/>
          <w:szCs w:val="28"/>
        </w:rPr>
        <w:t xml:space="preserve"> старшему, применяем сортировку подсчетом для входной последовательности по разряду </w:t>
      </w:r>
      <w:r w:rsidR="00250B02">
        <w:rPr>
          <w:color w:val="202122"/>
          <w:sz w:val="28"/>
          <w:szCs w:val="28"/>
          <w:lang w:val="en-US"/>
        </w:rPr>
        <w:t>i</w:t>
      </w:r>
      <w:r w:rsidR="00250B02" w:rsidRPr="00250B02">
        <w:rPr>
          <w:color w:val="202122"/>
          <w:sz w:val="28"/>
          <w:szCs w:val="28"/>
        </w:rPr>
        <w:t>.</w:t>
      </w:r>
      <w:r w:rsidR="00250B02">
        <w:rPr>
          <w:color w:val="202122"/>
          <w:sz w:val="28"/>
          <w:szCs w:val="28"/>
        </w:rPr>
        <w:t xml:space="preserve"> Сложность данного алгоритма – </w:t>
      </w:r>
      <w:r w:rsidR="00250B02">
        <w:rPr>
          <w:color w:val="202122"/>
          <w:sz w:val="28"/>
          <w:szCs w:val="28"/>
          <w:lang w:val="en-US"/>
        </w:rPr>
        <w:t>O</w:t>
      </w:r>
      <w:r w:rsidR="00250B02" w:rsidRPr="00250B02">
        <w:rPr>
          <w:color w:val="202122"/>
          <w:sz w:val="28"/>
          <w:szCs w:val="28"/>
        </w:rPr>
        <w:t>((</w:t>
      </w:r>
      <w:r w:rsidR="00250B02">
        <w:rPr>
          <w:color w:val="202122"/>
          <w:sz w:val="28"/>
          <w:szCs w:val="28"/>
          <w:lang w:val="en-US"/>
        </w:rPr>
        <w:t>n</w:t>
      </w:r>
      <w:r w:rsidR="00250B02" w:rsidRPr="00250B02">
        <w:rPr>
          <w:color w:val="202122"/>
          <w:sz w:val="28"/>
          <w:szCs w:val="28"/>
        </w:rPr>
        <w:t>+</w:t>
      </w:r>
      <w:r w:rsidR="00250B02">
        <w:rPr>
          <w:color w:val="202122"/>
          <w:sz w:val="28"/>
          <w:szCs w:val="28"/>
          <w:lang w:val="en-US"/>
        </w:rPr>
        <w:t>b</w:t>
      </w:r>
      <w:r w:rsidR="00250B02" w:rsidRPr="00250B02">
        <w:rPr>
          <w:color w:val="202122"/>
          <w:sz w:val="28"/>
          <w:szCs w:val="28"/>
        </w:rPr>
        <w:t>)*</w:t>
      </w:r>
      <w:r w:rsidR="00250B02">
        <w:rPr>
          <w:color w:val="202122"/>
          <w:sz w:val="28"/>
          <w:szCs w:val="28"/>
          <w:lang w:val="en-US"/>
        </w:rPr>
        <w:t>log</w:t>
      </w:r>
      <w:r w:rsidR="00250B02">
        <w:rPr>
          <w:color w:val="202122"/>
          <w:sz w:val="28"/>
          <w:szCs w:val="28"/>
          <w:vertAlign w:val="subscript"/>
          <w:lang w:val="en-US"/>
        </w:rPr>
        <w:t>b</w:t>
      </w:r>
      <w:r w:rsidR="00250B02" w:rsidRPr="00250B02">
        <w:rPr>
          <w:color w:val="202122"/>
          <w:sz w:val="28"/>
          <w:szCs w:val="28"/>
        </w:rPr>
        <w:t>(</w:t>
      </w:r>
      <w:r w:rsidR="00250B02">
        <w:rPr>
          <w:color w:val="202122"/>
          <w:sz w:val="28"/>
          <w:szCs w:val="28"/>
          <w:lang w:val="en-US"/>
        </w:rPr>
        <w:t>maxx</w:t>
      </w:r>
      <w:r w:rsidR="00250B02" w:rsidRPr="00250B02">
        <w:rPr>
          <w:color w:val="202122"/>
          <w:sz w:val="28"/>
          <w:szCs w:val="28"/>
        </w:rPr>
        <w:t>)</w:t>
      </w:r>
      <w:r w:rsidR="00250B02">
        <w:rPr>
          <w:color w:val="202122"/>
          <w:sz w:val="28"/>
          <w:szCs w:val="28"/>
        </w:rPr>
        <w:t xml:space="preserve">), где </w:t>
      </w:r>
      <w:r w:rsidR="00250B02">
        <w:rPr>
          <w:color w:val="202122"/>
          <w:sz w:val="28"/>
          <w:szCs w:val="28"/>
          <w:lang w:val="en-US"/>
        </w:rPr>
        <w:t>b</w:t>
      </w:r>
      <w:r w:rsidR="00250B02" w:rsidRPr="00250B02">
        <w:rPr>
          <w:color w:val="202122"/>
          <w:sz w:val="28"/>
          <w:szCs w:val="28"/>
        </w:rPr>
        <w:t xml:space="preserve"> </w:t>
      </w:r>
      <w:r w:rsidR="00250B02">
        <w:rPr>
          <w:color w:val="202122"/>
          <w:sz w:val="28"/>
          <w:szCs w:val="28"/>
        </w:rPr>
        <w:t>–</w:t>
      </w:r>
      <w:r w:rsidR="00250B02" w:rsidRPr="00250B02">
        <w:rPr>
          <w:color w:val="202122"/>
          <w:sz w:val="28"/>
          <w:szCs w:val="28"/>
        </w:rPr>
        <w:t xml:space="preserve"> </w:t>
      </w:r>
      <w:r w:rsidR="00AC470B">
        <w:rPr>
          <w:color w:val="202122"/>
          <w:sz w:val="28"/>
          <w:szCs w:val="28"/>
        </w:rPr>
        <w:t>основание числа</w:t>
      </w:r>
      <w:r w:rsidR="00250B02" w:rsidRPr="00250B02">
        <w:rPr>
          <w:color w:val="202122"/>
          <w:sz w:val="28"/>
          <w:szCs w:val="28"/>
        </w:rPr>
        <w:t xml:space="preserve">, </w:t>
      </w:r>
      <w:r w:rsidR="00250B02">
        <w:rPr>
          <w:color w:val="202122"/>
          <w:sz w:val="28"/>
          <w:szCs w:val="28"/>
        </w:rPr>
        <w:t xml:space="preserve">а </w:t>
      </w:r>
      <w:r w:rsidR="00250B02">
        <w:rPr>
          <w:color w:val="202122"/>
          <w:sz w:val="28"/>
          <w:szCs w:val="28"/>
          <w:lang w:val="en-US"/>
        </w:rPr>
        <w:t>maxx</w:t>
      </w:r>
      <w:r w:rsidR="00250B02" w:rsidRPr="00250B02">
        <w:rPr>
          <w:color w:val="202122"/>
          <w:sz w:val="28"/>
          <w:szCs w:val="28"/>
        </w:rPr>
        <w:t xml:space="preserve"> </w:t>
      </w:r>
      <w:r w:rsidR="00250B02">
        <w:rPr>
          <w:color w:val="202122"/>
          <w:sz w:val="28"/>
          <w:szCs w:val="28"/>
        </w:rPr>
        <w:t xml:space="preserve">– максимальное число в последовательности. </w:t>
      </w:r>
      <w:r w:rsidR="00F6330C">
        <w:rPr>
          <w:color w:val="202122"/>
          <w:sz w:val="28"/>
          <w:szCs w:val="28"/>
        </w:rPr>
        <w:t xml:space="preserve">В целом можно сказать, что поразрядная сортировка входит в группу алгоритмов имеющих линейную сложность. </w:t>
      </w:r>
    </w:p>
    <w:p w14:paraId="49BC5BC3" w14:textId="0632D615" w:rsidR="00C218AA" w:rsidRDefault="00C218AA" w:rsidP="00FF7102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</w:p>
    <w:p w14:paraId="674B9C93" w14:textId="28B825EE" w:rsidR="00FD4E88" w:rsidRDefault="00FD4E88" w:rsidP="00FF7102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</w:p>
    <w:p w14:paraId="3B93F2C1" w14:textId="77777777" w:rsidR="00FD4E88" w:rsidRDefault="00FD4E88" w:rsidP="00FF7102">
      <w:pPr>
        <w:pStyle w:val="a5"/>
        <w:shd w:val="clear" w:color="auto" w:fill="FFFFFF"/>
        <w:spacing w:before="120" w:after="120" w:line="360" w:lineRule="auto"/>
        <w:jc w:val="both"/>
        <w:rPr>
          <w:color w:val="202122"/>
          <w:sz w:val="28"/>
          <w:szCs w:val="28"/>
        </w:rPr>
      </w:pPr>
    </w:p>
    <w:p w14:paraId="3E82C978" w14:textId="580740D3" w:rsidR="00C75765" w:rsidRPr="00313E4A" w:rsidRDefault="00C75765" w:rsidP="00D2695D">
      <w:pPr>
        <w:rPr>
          <w:b/>
          <w:bCs/>
        </w:rPr>
      </w:pPr>
      <w:r w:rsidRPr="00313E4A">
        <w:rPr>
          <w:b/>
          <w:bCs/>
        </w:rPr>
        <w:t>Timsort</w:t>
      </w:r>
    </w:p>
    <w:p w14:paraId="60F9F263" w14:textId="3A9A8EE3" w:rsidR="00AF4A2A" w:rsidRPr="00C406DE" w:rsidRDefault="00BF26F5" w:rsidP="00501D3B">
      <w:pPr>
        <w:jc w:val="both"/>
      </w:pPr>
      <w:r>
        <w:t xml:space="preserve">Стандартный алгоритм сортировки языка </w:t>
      </w:r>
      <w:r>
        <w:rPr>
          <w:lang w:val="en-US"/>
        </w:rPr>
        <w:t>Python</w:t>
      </w:r>
      <w:r w:rsidRPr="00BF26F5">
        <w:t xml:space="preserve">, </w:t>
      </w:r>
      <w:r>
        <w:t>сочетающий в себе сортировку вставками и слиянием. Основная идея алгоритма в том, что в реальном мире массивы могут часто содержать в себе упорядоченные подмассивы. На таких данных этот алгоритм гораздо быстрее многих других сортировок</w:t>
      </w:r>
      <w:r w:rsidR="00C406DE">
        <w:t xml:space="preserve">, в среднем </w:t>
      </w:r>
      <w:r w:rsidR="00C406DE">
        <w:rPr>
          <w:lang w:val="en-US"/>
        </w:rPr>
        <w:t>O</w:t>
      </w:r>
      <w:r w:rsidR="00C406DE" w:rsidRPr="00C406DE">
        <w:t>(</w:t>
      </w:r>
      <w:r w:rsidR="00C406DE">
        <w:rPr>
          <w:lang w:val="en-US"/>
        </w:rPr>
        <w:t>n</w:t>
      </w:r>
      <w:r w:rsidR="00C406DE" w:rsidRPr="00C406DE">
        <w:t xml:space="preserve"> </w:t>
      </w:r>
      <w:r w:rsidR="00C406DE">
        <w:rPr>
          <w:lang w:val="en-US"/>
        </w:rPr>
        <w:t>log</w:t>
      </w:r>
      <w:r w:rsidR="00C406DE" w:rsidRPr="00C406DE">
        <w:t xml:space="preserve"> </w:t>
      </w:r>
      <w:r w:rsidR="00C406DE">
        <w:rPr>
          <w:lang w:val="en-US"/>
        </w:rPr>
        <w:t>n</w:t>
      </w:r>
      <w:r w:rsidR="00C406DE" w:rsidRPr="00C406DE">
        <w:t>).</w:t>
      </w:r>
    </w:p>
    <w:p w14:paraId="61056DEC" w14:textId="77777777" w:rsidR="00A2157E" w:rsidRPr="00A2157E" w:rsidRDefault="00A2157E" w:rsidP="00D2695D">
      <w:pPr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Алгоритм Timsort состоит из нескольких частей:</w:t>
      </w:r>
    </w:p>
    <w:p w14:paraId="2856D18D" w14:textId="77777777" w:rsidR="00A2157E" w:rsidRPr="00A2157E" w:rsidRDefault="00A2157E" w:rsidP="00E85377">
      <w:pPr>
        <w:numPr>
          <w:ilvl w:val="0"/>
          <w:numId w:val="6"/>
        </w:numPr>
        <w:ind w:firstLine="709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Начало.</w:t>
      </w:r>
    </w:p>
    <w:p w14:paraId="25B1C765" w14:textId="77777777" w:rsidR="00A2157E" w:rsidRPr="00A2157E" w:rsidRDefault="00A2157E" w:rsidP="00E85377">
      <w:pPr>
        <w:numPr>
          <w:ilvl w:val="0"/>
          <w:numId w:val="6"/>
        </w:numPr>
        <w:ind w:firstLine="709"/>
        <w:jc w:val="both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Шаг 1. Входной массив разделяется на подмассивы фиксированной длины, вычисляемой определённым образом.</w:t>
      </w:r>
    </w:p>
    <w:p w14:paraId="303B37DF" w14:textId="7A207663" w:rsidR="00A2157E" w:rsidRPr="00A2157E" w:rsidRDefault="00A2157E" w:rsidP="00E85377">
      <w:pPr>
        <w:numPr>
          <w:ilvl w:val="0"/>
          <w:numId w:val="6"/>
        </w:numPr>
        <w:tabs>
          <w:tab w:val="clear" w:pos="720"/>
          <w:tab w:val="num" w:pos="1134"/>
        </w:tabs>
        <w:ind w:left="1134" w:hanging="567"/>
        <w:jc w:val="both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Шаг 2. Каждый подмассив сортируется сортировкой вставками, сортировкой пузырьком или любой другой устойчивой сортировкой.</w:t>
      </w:r>
    </w:p>
    <w:p w14:paraId="6ADB391B" w14:textId="76BA738A" w:rsidR="00A2157E" w:rsidRPr="00A2157E" w:rsidRDefault="00A2157E" w:rsidP="00E85377">
      <w:pPr>
        <w:numPr>
          <w:ilvl w:val="0"/>
          <w:numId w:val="6"/>
        </w:numPr>
        <w:tabs>
          <w:tab w:val="clear" w:pos="720"/>
          <w:tab w:val="num" w:pos="1134"/>
        </w:tabs>
        <w:ind w:left="1134" w:hanging="567"/>
        <w:jc w:val="both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Шаг 3. Отсортированные подмассивы объединяются в один массив с помощью модифицированной сортировки слиянием.</w:t>
      </w:r>
    </w:p>
    <w:p w14:paraId="772AAB81" w14:textId="77777777" w:rsidR="00A2157E" w:rsidRPr="00A2157E" w:rsidRDefault="00A2157E" w:rsidP="00E85377">
      <w:pPr>
        <w:numPr>
          <w:ilvl w:val="0"/>
          <w:numId w:val="6"/>
        </w:numPr>
        <w:tabs>
          <w:tab w:val="clear" w:pos="720"/>
          <w:tab w:val="num" w:pos="1134"/>
        </w:tabs>
        <w:ind w:left="1134" w:hanging="567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Конец.</w:t>
      </w:r>
    </w:p>
    <w:p w14:paraId="3B0266E1" w14:textId="69EF74A9" w:rsidR="00A2157E" w:rsidRDefault="00A2157E" w:rsidP="00D2695D">
      <w:pPr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lastRenderedPageBreak/>
        <w:t>Рассмотрим теперь каждый шаг в отдельности.</w:t>
      </w:r>
    </w:p>
    <w:p w14:paraId="1BE905C4" w14:textId="6DAA84B6" w:rsidR="00A2157E" w:rsidRPr="00A2157E" w:rsidRDefault="00A2157E" w:rsidP="00D2695D">
      <w:pPr>
        <w:rPr>
          <w:rFonts w:cs="Times New Roman"/>
          <w:b/>
          <w:bCs/>
          <w:color w:val="202122"/>
          <w:szCs w:val="28"/>
        </w:rPr>
      </w:pPr>
      <w:r w:rsidRPr="00A2157E">
        <w:rPr>
          <w:rFonts w:cs="Times New Roman"/>
          <w:b/>
          <w:bCs/>
          <w:color w:val="202122"/>
          <w:szCs w:val="28"/>
        </w:rPr>
        <w:t>Обозначения</w:t>
      </w:r>
    </w:p>
    <w:p w14:paraId="558EF7E9" w14:textId="0D011756" w:rsidR="00A2157E" w:rsidRPr="00A2157E" w:rsidRDefault="00A2157E" w:rsidP="00E85377">
      <w:pPr>
        <w:numPr>
          <w:ilvl w:val="0"/>
          <w:numId w:val="7"/>
        </w:numPr>
        <w:tabs>
          <w:tab w:val="clear" w:pos="720"/>
          <w:tab w:val="num" w:pos="1134"/>
        </w:tabs>
        <w:ind w:left="1134" w:hanging="567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n — размер входного массива.</w:t>
      </w:r>
    </w:p>
    <w:p w14:paraId="68C978F6" w14:textId="5FA661C1" w:rsidR="00A2157E" w:rsidRPr="00A2157E" w:rsidRDefault="00A2157E" w:rsidP="00E85377">
      <w:pPr>
        <w:numPr>
          <w:ilvl w:val="0"/>
          <w:numId w:val="7"/>
        </w:numPr>
        <w:tabs>
          <w:tab w:val="clear" w:pos="720"/>
          <w:tab w:val="num" w:pos="1134"/>
        </w:tabs>
        <w:ind w:left="1134" w:hanging="567"/>
        <w:jc w:val="both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run— подмассив во входном массиве, который обязан быть упорядоченным одним из двух способов:</w:t>
      </w:r>
    </w:p>
    <w:p w14:paraId="143274F9" w14:textId="77777777" w:rsidR="00A2157E" w:rsidRPr="00A2157E" w:rsidRDefault="00A2157E" w:rsidP="00E85377">
      <w:pPr>
        <w:numPr>
          <w:ilvl w:val="1"/>
          <w:numId w:val="7"/>
        </w:numPr>
        <w:tabs>
          <w:tab w:val="num" w:pos="1134"/>
        </w:tabs>
        <w:ind w:left="1134" w:hanging="567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строго по убыванию ai&gt;ai+1&gt;…ai&gt;ai+1&gt;….</w:t>
      </w:r>
    </w:p>
    <w:p w14:paraId="6EBE34BE" w14:textId="77777777" w:rsidR="00A2157E" w:rsidRPr="00A2157E" w:rsidRDefault="00A2157E" w:rsidP="00E85377">
      <w:pPr>
        <w:numPr>
          <w:ilvl w:val="1"/>
          <w:numId w:val="7"/>
        </w:numPr>
        <w:tabs>
          <w:tab w:val="num" w:pos="1134"/>
        </w:tabs>
        <w:ind w:left="1134" w:hanging="567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>нестрого по возрастанию ai</w:t>
      </w:r>
      <w:r w:rsidRPr="00A2157E">
        <w:rPr>
          <w:rFonts w:ascii="Cambria Math" w:hAnsi="Cambria Math" w:cs="Cambria Math"/>
          <w:color w:val="202122"/>
          <w:szCs w:val="28"/>
        </w:rPr>
        <w:t>⩽</w:t>
      </w:r>
      <w:r w:rsidRPr="00A2157E">
        <w:rPr>
          <w:rFonts w:cs="Times New Roman"/>
          <w:color w:val="202122"/>
          <w:szCs w:val="28"/>
        </w:rPr>
        <w:t>ai+1</w:t>
      </w:r>
      <w:r w:rsidRPr="00A2157E">
        <w:rPr>
          <w:rFonts w:ascii="Cambria Math" w:hAnsi="Cambria Math" w:cs="Cambria Math"/>
          <w:color w:val="202122"/>
          <w:szCs w:val="28"/>
        </w:rPr>
        <w:t>⩽</w:t>
      </w:r>
      <w:r w:rsidRPr="00A2157E">
        <w:rPr>
          <w:rFonts w:cs="Times New Roman"/>
          <w:color w:val="202122"/>
          <w:szCs w:val="28"/>
        </w:rPr>
        <w:t>…ai</w:t>
      </w:r>
      <w:r w:rsidRPr="00A2157E">
        <w:rPr>
          <w:rFonts w:ascii="Cambria Math" w:hAnsi="Cambria Math" w:cs="Cambria Math"/>
          <w:color w:val="202122"/>
          <w:szCs w:val="28"/>
        </w:rPr>
        <w:t>⩽</w:t>
      </w:r>
      <w:r w:rsidRPr="00A2157E">
        <w:rPr>
          <w:rFonts w:cs="Times New Roman"/>
          <w:color w:val="202122"/>
          <w:szCs w:val="28"/>
        </w:rPr>
        <w:t>ai+1</w:t>
      </w:r>
      <w:r w:rsidRPr="00A2157E">
        <w:rPr>
          <w:rFonts w:ascii="Cambria Math" w:hAnsi="Cambria Math" w:cs="Cambria Math"/>
          <w:color w:val="202122"/>
          <w:szCs w:val="28"/>
        </w:rPr>
        <w:t>⩽</w:t>
      </w:r>
      <w:r w:rsidRPr="00A2157E">
        <w:rPr>
          <w:rFonts w:cs="Times New Roman"/>
          <w:color w:val="202122"/>
          <w:szCs w:val="28"/>
        </w:rPr>
        <w:t>….</w:t>
      </w:r>
    </w:p>
    <w:p w14:paraId="225B573B" w14:textId="32034B0F" w:rsidR="00A2157E" w:rsidRPr="001927B4" w:rsidRDefault="00A2157E" w:rsidP="00E85377">
      <w:pPr>
        <w:numPr>
          <w:ilvl w:val="0"/>
          <w:numId w:val="7"/>
        </w:numPr>
        <w:tabs>
          <w:tab w:val="clear" w:pos="720"/>
          <w:tab w:val="num" w:pos="1134"/>
        </w:tabs>
        <w:ind w:left="1134" w:hanging="567"/>
        <w:jc w:val="both"/>
        <w:rPr>
          <w:rFonts w:cs="Times New Roman"/>
          <w:color w:val="202122"/>
          <w:szCs w:val="28"/>
        </w:rPr>
      </w:pPr>
      <w:r w:rsidRPr="00A2157E">
        <w:rPr>
          <w:rFonts w:cs="Times New Roman"/>
          <w:color w:val="202122"/>
          <w:szCs w:val="28"/>
        </w:rPr>
        <w:t xml:space="preserve">minrun — минимальный размер подмассива, </w:t>
      </w:r>
      <w:proofErr w:type="gramStart"/>
      <w:r w:rsidRPr="00A2157E">
        <w:rPr>
          <w:rFonts w:cs="Times New Roman"/>
          <w:color w:val="202122"/>
          <w:szCs w:val="28"/>
        </w:rPr>
        <w:t>описанного</w:t>
      </w:r>
      <w:proofErr w:type="gramEnd"/>
      <w:r w:rsidRPr="00A2157E">
        <w:rPr>
          <w:rFonts w:cs="Times New Roman"/>
          <w:color w:val="202122"/>
          <w:szCs w:val="28"/>
        </w:rPr>
        <w:t xml:space="preserve"> в предыдущем пункте.</w:t>
      </w:r>
    </w:p>
    <w:p w14:paraId="49A6F882" w14:textId="77777777" w:rsidR="00A2157E" w:rsidRPr="00041DC3" w:rsidRDefault="00A2157E" w:rsidP="00D2695D">
      <w:pPr>
        <w:rPr>
          <w:b/>
          <w:bCs/>
        </w:rPr>
      </w:pPr>
      <w:r w:rsidRPr="00041DC3">
        <w:rPr>
          <w:b/>
          <w:bCs/>
        </w:rPr>
        <w:t>Шаг 1. Вычисление minrun</w:t>
      </w:r>
    </w:p>
    <w:p w14:paraId="25987FCD" w14:textId="77777777" w:rsidR="00A2157E" w:rsidRDefault="00A2157E" w:rsidP="00D2695D">
      <w:r>
        <w:t>Начало.</w:t>
      </w:r>
    </w:p>
    <w:p w14:paraId="666B9684" w14:textId="556C2C1B" w:rsidR="00A2157E" w:rsidRDefault="00A2157E" w:rsidP="006370DD">
      <w:pPr>
        <w:jc w:val="both"/>
      </w:pPr>
      <w:r>
        <w:t>Шаг 1. Величина minrun определяется на основе n, исходя из следующих принципов:</w:t>
      </w:r>
    </w:p>
    <w:p w14:paraId="487A24E3" w14:textId="3AE29F2B" w:rsidR="00A2157E" w:rsidRDefault="00A2157E" w:rsidP="006370DD">
      <w:pPr>
        <w:jc w:val="both"/>
      </w:pPr>
      <w:r>
        <w:t>Оно не должно быть слишком большим, поскольку к подмассиву размера minrun будет в дальнейшем применена сортировка вставками (которая эффективна только на небольших массивах).</w:t>
      </w:r>
    </w:p>
    <w:p w14:paraId="10E5F7A1" w14:textId="740D12BE" w:rsidR="00A2157E" w:rsidRDefault="00A2157E" w:rsidP="006370DD">
      <w:pPr>
        <w:jc w:val="both"/>
      </w:pPr>
      <w:r>
        <w:t xml:space="preserve">Оно не должно быть слишком маленьким, так как чем меньше длина подмассива, тем больше итераций слияния подмассивов придётся выполнить на последнем шаге алгоритма. Оптимальная величина </w:t>
      </w:r>
      <w:proofErr w:type="gramStart"/>
      <w:r>
        <w:t>для</w:t>
      </w:r>
      <w:proofErr w:type="gramEnd"/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 w:val="32"/>
                <w:szCs w:val="24"/>
                <w:lang w:val="en-US"/>
              </w:rPr>
              <m:t>minrun</m:t>
            </m:r>
          </m:den>
        </m:f>
      </m:oMath>
      <w:r w:rsidRPr="00A2157E">
        <w:rPr>
          <w:sz w:val="24"/>
          <w:szCs w:val="20"/>
        </w:rPr>
        <w:t xml:space="preserve"> </w:t>
      </w:r>
      <w:r>
        <w:t xml:space="preserve">— </w:t>
      </w:r>
      <w:proofErr w:type="gramStart"/>
      <w:r>
        <w:t>степень</w:t>
      </w:r>
      <w:proofErr w:type="gramEnd"/>
      <w:r>
        <w:t xml:space="preserve"> двойки. Это обусловлено тем, что алгоритм слияния наиболее эффективно работает на массивах примерно равно</w:t>
      </w:r>
      <w:r w:rsidR="00041DC3">
        <w:t>й длины</w:t>
      </w:r>
      <w:r>
        <w:t>.</w:t>
      </w:r>
    </w:p>
    <w:p w14:paraId="615982D3" w14:textId="1713D2E5" w:rsidR="00A2157E" w:rsidRPr="00A2157E" w:rsidRDefault="00A2157E" w:rsidP="006370DD">
      <w:pPr>
        <w:jc w:val="both"/>
      </w:pPr>
      <w:proofErr w:type="gramStart"/>
      <w:r>
        <w:t>Автором алгоритма было выбрано оптимальное значение, которое принадлежит диапазону [32;65)</w:t>
      </w:r>
      <w:r w:rsidRPr="00A2157E">
        <w:t>.</w:t>
      </w:r>
      <w:proofErr w:type="gramEnd"/>
    </w:p>
    <w:p w14:paraId="41FCC05A" w14:textId="73A9ECB0" w:rsidR="00A2157E" w:rsidRDefault="00A2157E" w:rsidP="006370DD">
      <w:pPr>
        <w:jc w:val="both"/>
      </w:pPr>
      <w:r>
        <w:t>Исключение: если n&lt;64, тогда n=minrun и Timsort превращается простую сортировку вставками.</w:t>
      </w:r>
    </w:p>
    <w:p w14:paraId="186C2586" w14:textId="375D9033" w:rsidR="00A2157E" w:rsidRDefault="00A2157E" w:rsidP="006370DD">
      <w:pPr>
        <w:jc w:val="both"/>
      </w:pPr>
      <w:r>
        <w:lastRenderedPageBreak/>
        <w:t xml:space="preserve">Шаг 2. </w:t>
      </w:r>
      <w:proofErr w:type="gramStart"/>
      <w:r>
        <w:t>Берем</w:t>
      </w:r>
      <w:proofErr w:type="gramEnd"/>
      <w:r>
        <w:t xml:space="preserve"> старшие 6 бит числа n и добавляем единицу, если в оставшихся младших битах есть хотя бы один ненулевой.</w:t>
      </w:r>
    </w:p>
    <w:p w14:paraId="07E83D94" w14:textId="438E6F81" w:rsidR="00A2157E" w:rsidRDefault="00A2157E" w:rsidP="00501D3B">
      <w:pPr>
        <w:jc w:val="both"/>
      </w:pPr>
      <w:r>
        <w:t xml:space="preserve">Нетрудно понять, что после таких вычислений, </w:t>
      </w:r>
      <m:oMath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</w:rPr>
              <m:t>n</m:t>
            </m:r>
          </m:num>
          <m:den>
            <m:r>
              <w:rPr>
                <w:rFonts w:ascii="Cambria Math" w:hAnsi="Cambria Math"/>
                <w:sz w:val="32"/>
                <w:szCs w:val="24"/>
                <w:lang w:val="en-US"/>
              </w:rPr>
              <m:t>minrun</m:t>
            </m:r>
          </m:den>
        </m:f>
      </m:oMath>
      <w:r>
        <w:t xml:space="preserve"> будет равно степени двойки или немного меньше степени двойки.</w:t>
      </w:r>
    </w:p>
    <w:p w14:paraId="6284EB78" w14:textId="0DC71FB5" w:rsidR="00AF4A2A" w:rsidRDefault="00041DC3" w:rsidP="00D2695D">
      <w:r>
        <w:t>Конец.</w:t>
      </w:r>
    </w:p>
    <w:p w14:paraId="6D32316F" w14:textId="420E2416" w:rsidR="00041DC3" w:rsidRDefault="00041DC3" w:rsidP="00D2695D">
      <w:pPr>
        <w:rPr>
          <w:b/>
          <w:bCs/>
        </w:rPr>
      </w:pPr>
      <w:r w:rsidRPr="00041DC3">
        <w:rPr>
          <w:b/>
          <w:bCs/>
        </w:rPr>
        <w:t xml:space="preserve">Шаг </w:t>
      </w:r>
      <w:r>
        <w:rPr>
          <w:b/>
          <w:bCs/>
        </w:rPr>
        <w:t>2</w:t>
      </w:r>
      <w:r w:rsidRPr="00041DC3">
        <w:rPr>
          <w:b/>
          <w:bCs/>
        </w:rPr>
        <w:t>. Алгоритм разбиения на подмассивы и их сортировка</w:t>
      </w:r>
    </w:p>
    <w:p w14:paraId="03ED8D25" w14:textId="77777777" w:rsidR="00041DC3" w:rsidRDefault="00041DC3" w:rsidP="00D2695D">
      <w:r>
        <w:t>Начало.</w:t>
      </w:r>
    </w:p>
    <w:p w14:paraId="4B4C7AC4" w14:textId="38B578AC" w:rsidR="00041DC3" w:rsidRDefault="00041DC3" w:rsidP="00501D3B">
      <w:pPr>
        <w:jc w:val="both"/>
      </w:pPr>
      <w:r>
        <w:t>Шаг 1. Указатель текущего элемента ставится в начало входного массива.</w:t>
      </w:r>
    </w:p>
    <w:p w14:paraId="500E7F21" w14:textId="37F827BC" w:rsidR="00041DC3" w:rsidRDefault="00041DC3" w:rsidP="00501D3B">
      <w:pPr>
        <w:jc w:val="both"/>
      </w:pPr>
      <w:r>
        <w:t>Шаг 2. Начиная с текущего элемента, идет поиск во входном массиве упорядоченного подмассива run. По определению, в run однозначно войдет текущий элемент и следующий за ним. Если получившийся подмассив упорядочен по убыванию, то после вычисления run для текущего массива элементы переставляются так, чтобы они шли по возрастанию.</w:t>
      </w:r>
    </w:p>
    <w:p w14:paraId="572FEB3B" w14:textId="5033F53D" w:rsidR="00041DC3" w:rsidRDefault="00041DC3" w:rsidP="00501D3B">
      <w:pPr>
        <w:jc w:val="both"/>
      </w:pPr>
      <w:r>
        <w:t xml:space="preserve">Шаг 3. Если размер </w:t>
      </w:r>
      <w:proofErr w:type="gramStart"/>
      <w:r>
        <w:t>текущего</w:t>
      </w:r>
      <w:proofErr w:type="gramEnd"/>
      <w:r>
        <w:t xml:space="preserve"> run меньше minrun, тогда выбираются следующие за найденным подмассивом run элементы в количестве minrun−size(run). Таким образом, на выходе будет получен подмассив размером большим или равным minrun, часть которого (в лучшем случае — он весь) упорядочена.</w:t>
      </w:r>
    </w:p>
    <w:p w14:paraId="646012E5" w14:textId="56AF460F" w:rsidR="00041DC3" w:rsidRDefault="00041DC3" w:rsidP="00501D3B">
      <w:pPr>
        <w:jc w:val="both"/>
      </w:pPr>
      <w:r>
        <w:t xml:space="preserve">Шаг 4. К </w:t>
      </w:r>
      <w:proofErr w:type="gramStart"/>
      <w:r>
        <w:t>данному</w:t>
      </w:r>
      <w:proofErr w:type="gramEnd"/>
      <w:r>
        <w:t xml:space="preserve"> подмассиву применяем сортировку вставками. Так как размер подмассива невелик и часть его уже упорядочена — сортировка работает эффективно.</w:t>
      </w:r>
    </w:p>
    <w:p w14:paraId="54C1BA93" w14:textId="0F4C1AF0" w:rsidR="00041DC3" w:rsidRDefault="00041DC3" w:rsidP="00501D3B">
      <w:pPr>
        <w:jc w:val="both"/>
      </w:pPr>
      <w:r>
        <w:t>Шаг 5. Указатель текущего элемента ставится на следующий за подмассивом элемент.</w:t>
      </w:r>
    </w:p>
    <w:p w14:paraId="271F7C03" w14:textId="2E9EC652" w:rsidR="00041DC3" w:rsidRDefault="00041DC3" w:rsidP="00D2695D">
      <w:r>
        <w:t xml:space="preserve">Шаг 6. Если конец входного массива </w:t>
      </w:r>
      <w:proofErr w:type="gramStart"/>
      <w:r>
        <w:t>не достигнут — переход</w:t>
      </w:r>
      <w:proofErr w:type="gramEnd"/>
      <w:r>
        <w:t xml:space="preserve"> к шагу 1.</w:t>
      </w:r>
    </w:p>
    <w:p w14:paraId="338B2514" w14:textId="7DE53410" w:rsidR="00041DC3" w:rsidRPr="00041DC3" w:rsidRDefault="00041DC3" w:rsidP="00D2695D">
      <w:r>
        <w:lastRenderedPageBreak/>
        <w:t>Конец.</w:t>
      </w:r>
    </w:p>
    <w:p w14:paraId="2B182751" w14:textId="2F077A4A" w:rsidR="00041DC3" w:rsidRDefault="00041DC3" w:rsidP="00D2695D">
      <w:pPr>
        <w:rPr>
          <w:b/>
          <w:bCs/>
        </w:rPr>
      </w:pPr>
      <w:r w:rsidRPr="00041DC3">
        <w:rPr>
          <w:b/>
          <w:bCs/>
        </w:rPr>
        <w:t>Шаг 3. Слияние</w:t>
      </w:r>
    </w:p>
    <w:p w14:paraId="2399D4CF" w14:textId="77777777" w:rsidR="00041DC3" w:rsidRDefault="00041DC3" w:rsidP="00D2695D">
      <w:r>
        <w:t>Начало.</w:t>
      </w:r>
    </w:p>
    <w:p w14:paraId="5F85E13D" w14:textId="082F8629" w:rsidR="00041DC3" w:rsidRDefault="00041DC3" w:rsidP="00501D3B">
      <w:pPr>
        <w:jc w:val="both"/>
      </w:pPr>
      <w:r>
        <w:t>Шаг 1. Создается пустой стек пар &lt; индекс начала подмассива, размер подмассива &gt;.</w:t>
      </w:r>
    </w:p>
    <w:p w14:paraId="2E1ECB69" w14:textId="39C341E0" w:rsidR="00041DC3" w:rsidRDefault="00041DC3" w:rsidP="00D2695D">
      <w:r>
        <w:t>Шаг 2. Берется первый упорядоченный подмассив.</w:t>
      </w:r>
    </w:p>
    <w:p w14:paraId="6E6E4459" w14:textId="5D7B4A88" w:rsidR="00041DC3" w:rsidRDefault="00041DC3" w:rsidP="00501D3B">
      <w:pPr>
        <w:jc w:val="both"/>
      </w:pPr>
      <w:r>
        <w:t>Шаг 3. Добавляется в стек пара данных &lt; индекс начала текущего подмассива, его размер &gt;.</w:t>
      </w:r>
    </w:p>
    <w:p w14:paraId="1740F5EF" w14:textId="0A369F13" w:rsidR="00041DC3" w:rsidRDefault="00041DC3" w:rsidP="00501D3B">
      <w:pPr>
        <w:jc w:val="both"/>
      </w:pPr>
      <w:r>
        <w:t>Шаг 4. Пусть X,Y,Z — длины верхних трех интервалов, которые лежат в стеке. Причем X — это последний элемент стека (если интервалов меньше трёх, проверяем лишь условия с оставшимися интервалами).</w:t>
      </w:r>
    </w:p>
    <w:p w14:paraId="32277F02" w14:textId="3802CB95" w:rsidR="00041DC3" w:rsidRDefault="00041DC3" w:rsidP="00501D3B">
      <w:pPr>
        <w:jc w:val="both"/>
      </w:pPr>
      <w:r>
        <w:t>Шаг 5. Повторяем пока выражение (Z&gt;X+Y</w:t>
      </w:r>
      <w:r>
        <w:rPr>
          <w:rFonts w:ascii="Cambria Math" w:hAnsi="Cambria Math" w:cs="Cambria Math"/>
        </w:rPr>
        <w:t>∧</w:t>
      </w:r>
      <w:r>
        <w:t xml:space="preserve">Y&gt;X) </w:t>
      </w:r>
      <w:r>
        <w:rPr>
          <w:rFonts w:cs="Times New Roman"/>
        </w:rPr>
        <w:t>не</w:t>
      </w:r>
      <w:r>
        <w:t xml:space="preserve"> </w:t>
      </w:r>
      <w:r>
        <w:rPr>
          <w:rFonts w:cs="Times New Roman"/>
        </w:rPr>
        <w:t>станет</w:t>
      </w:r>
      <w:r>
        <w:t xml:space="preserve"> </w:t>
      </w:r>
      <w:r>
        <w:rPr>
          <w:rFonts w:cs="Times New Roman"/>
        </w:rPr>
        <w:t>истинным</w:t>
      </w:r>
    </w:p>
    <w:p w14:paraId="30403782" w14:textId="77777777" w:rsidR="00041DC3" w:rsidRDefault="00041DC3" w:rsidP="00D2695D">
      <w:r>
        <w:t>Если размер стека не меньше 2 и Y</w:t>
      </w:r>
      <w:r>
        <w:rPr>
          <w:rFonts w:ascii="Cambria Math" w:hAnsi="Cambria Math" w:cs="Cambria Math"/>
        </w:rPr>
        <w:t>⩽</w:t>
      </w:r>
      <w:r>
        <w:t>X — сливаем X c Y.</w:t>
      </w:r>
    </w:p>
    <w:p w14:paraId="2A9E5084" w14:textId="77777777" w:rsidR="00041DC3" w:rsidRDefault="00041DC3" w:rsidP="00D2695D">
      <w:r>
        <w:t>Если размер стека не меньше 3 и Z</w:t>
      </w:r>
      <w:r>
        <w:rPr>
          <w:rFonts w:ascii="Cambria Math" w:hAnsi="Cambria Math" w:cs="Cambria Math"/>
        </w:rPr>
        <w:t>⩽</w:t>
      </w:r>
      <w:r>
        <w:t>X+Y — сливаем Y c min(X,Z).</w:t>
      </w:r>
    </w:p>
    <w:p w14:paraId="1683AD13" w14:textId="2F083425" w:rsidR="00041DC3" w:rsidRDefault="00041DC3" w:rsidP="00D2695D">
      <w:r>
        <w:t>Шаг 6. Переходим к шагу 2.</w:t>
      </w:r>
    </w:p>
    <w:p w14:paraId="5E612009" w14:textId="72316F73" w:rsidR="003D5CCF" w:rsidRDefault="00041DC3" w:rsidP="00D2695D">
      <w:r>
        <w:t>Конец.</w:t>
      </w:r>
    </w:p>
    <w:p w14:paraId="17A68620" w14:textId="5A66FEA2" w:rsidR="00602537" w:rsidRDefault="00602537" w:rsidP="00602537">
      <w:pPr>
        <w:pStyle w:val="2"/>
        <w:jc w:val="center"/>
      </w:pPr>
      <w:bookmarkStart w:id="64" w:name="_Toc74787700"/>
      <w:r>
        <w:t xml:space="preserve">1.4 </w:t>
      </w:r>
      <w:bookmarkStart w:id="65" w:name="_Hlk74788590"/>
      <w:r>
        <w:t>Сравнение существующих алгоритмов сортировки</w:t>
      </w:r>
      <w:bookmarkEnd w:id="64"/>
      <w:bookmarkEnd w:id="65"/>
    </w:p>
    <w:p w14:paraId="6500D75D" w14:textId="352CD5A0" w:rsidR="00DD5826" w:rsidRPr="00DD5826" w:rsidRDefault="00DD5826" w:rsidP="00DD5826">
      <w:r>
        <w:t>Алгоритмы генерации данных и алгоритмы сортировки будут описаны в 3-ей главе.</w:t>
      </w:r>
    </w:p>
    <w:p w14:paraId="7FDABA1F" w14:textId="77E19594" w:rsidR="00BF717A" w:rsidRDefault="00BF717A" w:rsidP="00602537">
      <w:pPr>
        <w:rPr>
          <w:b/>
          <w:bCs/>
        </w:rPr>
      </w:pPr>
      <w:r>
        <w:t xml:space="preserve">Для начала протестируем </w:t>
      </w:r>
      <w:r w:rsidR="00727B87">
        <w:t>алгоритмы</w:t>
      </w:r>
      <w:r>
        <w:t xml:space="preserve"> на малых случайных последовательностях. Они сгенерированы функцией </w:t>
      </w:r>
      <w:r>
        <w:rPr>
          <w:b/>
          <w:bCs/>
        </w:rPr>
        <w:t xml:space="preserve">fullRandSequence. </w:t>
      </w:r>
    </w:p>
    <w:p w14:paraId="63BEB0EF" w14:textId="6CE2FB6E" w:rsidR="00BF717A" w:rsidRPr="00BF717A" w:rsidRDefault="00BF717A" w:rsidP="00602537">
      <w:r>
        <w:rPr>
          <w:lang w:val="en-US"/>
        </w:rPr>
        <w:t>Min</w:t>
      </w:r>
      <w:r w:rsidRPr="00BF717A">
        <w:t xml:space="preserve"> = 0 – </w:t>
      </w:r>
      <w:r>
        <w:t>минимальное значение элемента</w:t>
      </w:r>
      <w:r w:rsidRPr="00BF717A">
        <w:t xml:space="preserve">, </w:t>
      </w:r>
      <w:r>
        <w:rPr>
          <w:lang w:val="en-US"/>
        </w:rPr>
        <w:t>Max</w:t>
      </w:r>
      <w:r w:rsidRPr="00BF717A">
        <w:t xml:space="preserve"> = </w:t>
      </w:r>
      <w:r>
        <w:rPr>
          <w:lang w:val="en-US"/>
        </w:rPr>
        <w:t>INT</w:t>
      </w:r>
      <w:r w:rsidRPr="00BF717A">
        <w:t>_</w:t>
      </w:r>
      <w:r>
        <w:rPr>
          <w:lang w:val="en-US"/>
        </w:rPr>
        <w:t>MAX</w:t>
      </w:r>
      <w:r>
        <w:t xml:space="preserve"> – максимальное значение элемента</w:t>
      </w:r>
      <w:r w:rsidRPr="00BF717A">
        <w:t>.</w:t>
      </w:r>
    </w:p>
    <w:p w14:paraId="4F452269" w14:textId="489D97F1" w:rsidR="00BF717A" w:rsidRDefault="001368D8" w:rsidP="00E743F4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19F91116" wp14:editId="1C2DBBF0">
            <wp:extent cx="5943600" cy="4019909"/>
            <wp:effectExtent l="0" t="0" r="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B102E065-14BB-4DED-8326-F417F73CB0E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0DAE439" w14:textId="01396628" w:rsidR="001368D8" w:rsidRDefault="001368D8" w:rsidP="001368D8">
      <w:pPr>
        <w:jc w:val="center"/>
      </w:pPr>
      <w:r>
        <w:t xml:space="preserve">Рис. </w:t>
      </w:r>
      <w:r w:rsidR="00BE7CA9">
        <w:t>6</w:t>
      </w:r>
      <w:r>
        <w:t xml:space="preserve"> – </w:t>
      </w:r>
      <w:proofErr w:type="gramStart"/>
      <w:ins w:id="66" w:author="Admin" w:date="2021-06-17T13:04:00Z">
        <w:r w:rsidR="00020596">
          <w:t>Д</w:t>
        </w:r>
      </w:ins>
      <w:del w:id="67" w:author="Admin" w:date="2021-06-17T13:04:00Z">
        <w:r w:rsidDel="00020596">
          <w:delText>д</w:delText>
        </w:r>
      </w:del>
      <w:r>
        <w:t>лительность</w:t>
      </w:r>
      <w:proofErr w:type="gramEnd"/>
      <w:r>
        <w:t xml:space="preserve"> работы алгоритмов.</w:t>
      </w:r>
    </w:p>
    <w:p w14:paraId="2593DE1F" w14:textId="34BD094E" w:rsidR="002935B9" w:rsidRDefault="002935B9" w:rsidP="001368D8">
      <w:pPr>
        <w:jc w:val="center"/>
      </w:pPr>
    </w:p>
    <w:p w14:paraId="531AB819" w14:textId="43156ADA" w:rsidR="002935B9" w:rsidRDefault="002935B9" w:rsidP="001368D8">
      <w:pPr>
        <w:jc w:val="center"/>
      </w:pPr>
    </w:p>
    <w:p w14:paraId="27B109E2" w14:textId="77777777" w:rsidR="002935B9" w:rsidRDefault="002935B9" w:rsidP="001368D8">
      <w:pPr>
        <w:jc w:val="center"/>
      </w:pPr>
    </w:p>
    <w:p w14:paraId="20A5E890" w14:textId="1210C04F" w:rsidR="001368D8" w:rsidRPr="001368D8" w:rsidRDefault="001368D8" w:rsidP="00020596">
      <w:pPr>
        <w:ind w:firstLine="0"/>
        <w:pPrChange w:id="68" w:author="Admin" w:date="2021-06-17T13:04:00Z">
          <w:pPr>
            <w:jc w:val="right"/>
          </w:pPr>
        </w:pPrChange>
      </w:pPr>
      <w:r>
        <w:t xml:space="preserve">Таблица 1 – </w:t>
      </w:r>
      <w:proofErr w:type="gramStart"/>
      <w:ins w:id="69" w:author="Admin" w:date="2021-06-17T13:05:00Z">
        <w:r w:rsidR="00020596">
          <w:t>Р</w:t>
        </w:r>
      </w:ins>
      <w:proofErr w:type="gramEnd"/>
      <w:del w:id="70" w:author="Admin" w:date="2021-06-17T13:04:00Z">
        <w:r w:rsidDel="00020596">
          <w:delText>р</w:delText>
        </w:r>
      </w:del>
      <w:r>
        <w:t>езультаты сравнения.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526"/>
        <w:gridCol w:w="1279"/>
        <w:gridCol w:w="1056"/>
        <w:gridCol w:w="1212"/>
        <w:gridCol w:w="1196"/>
        <w:gridCol w:w="919"/>
        <w:gridCol w:w="919"/>
        <w:gridCol w:w="1249"/>
      </w:tblGrid>
      <w:tr w:rsidR="001368D8" w:rsidRPr="005C272F" w14:paraId="535788C5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1BDB485E" w14:textId="77777777" w:rsidR="001368D8" w:rsidRPr="00174655" w:rsidRDefault="001368D8" w:rsidP="005C272F">
            <w:pPr>
              <w:pStyle w:val="af0"/>
              <w:rPr>
                <w:lang w:val="ru-RU"/>
              </w:rPr>
            </w:pPr>
          </w:p>
        </w:tc>
        <w:tc>
          <w:tcPr>
            <w:tcW w:w="1279" w:type="dxa"/>
            <w:noWrap/>
            <w:hideMark/>
          </w:tcPr>
          <w:p w14:paraId="467406D4" w14:textId="7C282CBC" w:rsidR="001368D8" w:rsidRPr="005C272F" w:rsidRDefault="001368D8" w:rsidP="005C272F">
            <w:pPr>
              <w:pStyle w:val="af0"/>
            </w:pPr>
            <w:proofErr w:type="gramStart"/>
            <w:r w:rsidRPr="005C272F">
              <w:t>bubble</w:t>
            </w:r>
            <w:proofErr w:type="gramEnd"/>
          </w:p>
        </w:tc>
        <w:tc>
          <w:tcPr>
            <w:tcW w:w="1056" w:type="dxa"/>
            <w:noWrap/>
            <w:hideMark/>
          </w:tcPr>
          <w:p w14:paraId="6C36D432" w14:textId="2C4935C3" w:rsidR="001368D8" w:rsidRPr="005C272F" w:rsidRDefault="001368D8" w:rsidP="005C272F">
            <w:pPr>
              <w:pStyle w:val="af0"/>
            </w:pPr>
            <w:proofErr w:type="gramStart"/>
            <w:r w:rsidRPr="005C272F">
              <w:t>shaker</w:t>
            </w:r>
            <w:proofErr w:type="gramEnd"/>
          </w:p>
        </w:tc>
        <w:tc>
          <w:tcPr>
            <w:tcW w:w="1212" w:type="dxa"/>
            <w:noWrap/>
            <w:hideMark/>
          </w:tcPr>
          <w:p w14:paraId="0E77728F" w14:textId="77777777" w:rsidR="001368D8" w:rsidRPr="005C272F" w:rsidRDefault="001368D8" w:rsidP="005C272F">
            <w:pPr>
              <w:pStyle w:val="af0"/>
            </w:pPr>
            <w:proofErr w:type="gramStart"/>
            <w:r w:rsidRPr="005C272F">
              <w:t>selection</w:t>
            </w:r>
            <w:proofErr w:type="gramEnd"/>
          </w:p>
        </w:tc>
        <w:tc>
          <w:tcPr>
            <w:tcW w:w="1196" w:type="dxa"/>
            <w:noWrap/>
            <w:hideMark/>
          </w:tcPr>
          <w:p w14:paraId="17729D1C" w14:textId="77777777" w:rsidR="001368D8" w:rsidRPr="005C272F" w:rsidRDefault="001368D8" w:rsidP="005C272F">
            <w:pPr>
              <w:pStyle w:val="af0"/>
            </w:pPr>
            <w:proofErr w:type="gramStart"/>
            <w:r w:rsidRPr="005C272F">
              <w:t>insertion</w:t>
            </w:r>
            <w:proofErr w:type="gramEnd"/>
          </w:p>
        </w:tc>
        <w:tc>
          <w:tcPr>
            <w:tcW w:w="919" w:type="dxa"/>
            <w:noWrap/>
            <w:hideMark/>
          </w:tcPr>
          <w:p w14:paraId="230207C0" w14:textId="77777777" w:rsidR="001368D8" w:rsidRPr="005C272F" w:rsidRDefault="001368D8" w:rsidP="005C272F">
            <w:pPr>
              <w:pStyle w:val="af0"/>
            </w:pPr>
            <w:proofErr w:type="gramStart"/>
            <w:r w:rsidRPr="005C272F">
              <w:t>merge</w:t>
            </w:r>
            <w:proofErr w:type="gramEnd"/>
          </w:p>
        </w:tc>
        <w:tc>
          <w:tcPr>
            <w:tcW w:w="919" w:type="dxa"/>
            <w:noWrap/>
            <w:hideMark/>
          </w:tcPr>
          <w:p w14:paraId="1FF01CA8" w14:textId="0FA05149" w:rsidR="001368D8" w:rsidRPr="005C272F" w:rsidRDefault="001368D8" w:rsidP="005C272F">
            <w:pPr>
              <w:pStyle w:val="af0"/>
            </w:pPr>
            <w:proofErr w:type="gramStart"/>
            <w:r w:rsidRPr="005C272F">
              <w:t>quick</w:t>
            </w:r>
            <w:proofErr w:type="gramEnd"/>
          </w:p>
        </w:tc>
        <w:tc>
          <w:tcPr>
            <w:tcW w:w="1249" w:type="dxa"/>
            <w:noWrap/>
            <w:hideMark/>
          </w:tcPr>
          <w:p w14:paraId="59880C95" w14:textId="77777777" w:rsidR="001368D8" w:rsidRPr="005C272F" w:rsidRDefault="001368D8" w:rsidP="005C272F">
            <w:pPr>
              <w:pStyle w:val="af0"/>
            </w:pPr>
            <w:proofErr w:type="gramStart"/>
            <w:r w:rsidRPr="005C272F">
              <w:t>radix</w:t>
            </w:r>
            <w:proofErr w:type="gramEnd"/>
          </w:p>
        </w:tc>
      </w:tr>
      <w:tr w:rsidR="001368D8" w:rsidRPr="005C272F" w14:paraId="45A052BC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6026C2D5" w14:textId="77777777" w:rsidR="001368D8" w:rsidRPr="005C272F" w:rsidRDefault="001368D8" w:rsidP="005C272F">
            <w:pPr>
              <w:pStyle w:val="af0"/>
            </w:pPr>
            <w:r w:rsidRPr="005C272F">
              <w:t>10^4</w:t>
            </w:r>
          </w:p>
        </w:tc>
        <w:tc>
          <w:tcPr>
            <w:tcW w:w="1279" w:type="dxa"/>
            <w:noWrap/>
            <w:hideMark/>
          </w:tcPr>
          <w:p w14:paraId="4A0D5A57" w14:textId="77777777" w:rsidR="001368D8" w:rsidRPr="005C272F" w:rsidRDefault="001368D8" w:rsidP="005C272F">
            <w:pPr>
              <w:pStyle w:val="af0"/>
            </w:pPr>
            <w:r w:rsidRPr="005C272F">
              <w:t>117</w:t>
            </w:r>
          </w:p>
        </w:tc>
        <w:tc>
          <w:tcPr>
            <w:tcW w:w="1056" w:type="dxa"/>
            <w:noWrap/>
            <w:hideMark/>
          </w:tcPr>
          <w:p w14:paraId="7D4FAA32" w14:textId="77777777" w:rsidR="001368D8" w:rsidRPr="005C272F" w:rsidRDefault="001368D8" w:rsidP="005C272F">
            <w:pPr>
              <w:pStyle w:val="af0"/>
            </w:pPr>
            <w:r w:rsidRPr="005C272F">
              <w:t>100</w:t>
            </w:r>
          </w:p>
        </w:tc>
        <w:tc>
          <w:tcPr>
            <w:tcW w:w="1212" w:type="dxa"/>
            <w:noWrap/>
            <w:hideMark/>
          </w:tcPr>
          <w:p w14:paraId="74414443" w14:textId="77777777" w:rsidR="001368D8" w:rsidRPr="005C272F" w:rsidRDefault="001368D8" w:rsidP="005C272F">
            <w:pPr>
              <w:pStyle w:val="af0"/>
            </w:pPr>
            <w:r w:rsidRPr="005C272F">
              <w:t>31</w:t>
            </w:r>
          </w:p>
        </w:tc>
        <w:tc>
          <w:tcPr>
            <w:tcW w:w="1196" w:type="dxa"/>
            <w:noWrap/>
            <w:hideMark/>
          </w:tcPr>
          <w:p w14:paraId="06E4A12D" w14:textId="77777777" w:rsidR="001368D8" w:rsidRPr="005C272F" w:rsidRDefault="001368D8" w:rsidP="005C272F">
            <w:pPr>
              <w:pStyle w:val="af0"/>
            </w:pPr>
            <w:r w:rsidRPr="005C272F">
              <w:t>15</w:t>
            </w:r>
          </w:p>
        </w:tc>
        <w:tc>
          <w:tcPr>
            <w:tcW w:w="919" w:type="dxa"/>
            <w:noWrap/>
            <w:hideMark/>
          </w:tcPr>
          <w:p w14:paraId="0C07DEF1" w14:textId="77777777" w:rsidR="001368D8" w:rsidRPr="005C272F" w:rsidRDefault="001368D8" w:rsidP="005C272F">
            <w:pPr>
              <w:pStyle w:val="af0"/>
            </w:pPr>
            <w:r w:rsidRPr="005C272F">
              <w:t>1</w:t>
            </w:r>
          </w:p>
        </w:tc>
        <w:tc>
          <w:tcPr>
            <w:tcW w:w="919" w:type="dxa"/>
            <w:noWrap/>
            <w:hideMark/>
          </w:tcPr>
          <w:p w14:paraId="250081BE" w14:textId="77777777" w:rsidR="001368D8" w:rsidRPr="005C272F" w:rsidRDefault="001368D8" w:rsidP="005C272F">
            <w:pPr>
              <w:pStyle w:val="af0"/>
            </w:pPr>
            <w:r w:rsidRPr="005C272F">
              <w:t>0</w:t>
            </w:r>
          </w:p>
        </w:tc>
        <w:tc>
          <w:tcPr>
            <w:tcW w:w="1249" w:type="dxa"/>
            <w:noWrap/>
            <w:hideMark/>
          </w:tcPr>
          <w:p w14:paraId="1F7E26B9" w14:textId="77777777" w:rsidR="001368D8" w:rsidRPr="005C272F" w:rsidRDefault="001368D8" w:rsidP="005C272F">
            <w:pPr>
              <w:pStyle w:val="af0"/>
            </w:pPr>
            <w:r w:rsidRPr="005C272F">
              <w:t>0</w:t>
            </w:r>
          </w:p>
        </w:tc>
      </w:tr>
      <w:tr w:rsidR="001368D8" w:rsidRPr="005C272F" w14:paraId="469628AD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3292D3BC" w14:textId="3E090640" w:rsidR="001368D8" w:rsidRPr="005C272F" w:rsidRDefault="001368D8" w:rsidP="005C272F">
            <w:pPr>
              <w:pStyle w:val="af0"/>
            </w:pPr>
            <w:r w:rsidRPr="005C272F">
              <w:t>5</w:t>
            </w:r>
            <w:r w:rsidR="005C272F">
              <w:rPr>
                <w:lang w:val="ru-RU"/>
              </w:rPr>
              <w:t xml:space="preserve"> </w:t>
            </w:r>
            <w:r w:rsidRPr="005C272F">
              <w:t>10^</w:t>
            </w:r>
            <w:r w:rsidR="005C272F">
              <w:t xml:space="preserve"> </w:t>
            </w:r>
            <w:r w:rsidRPr="005C272F">
              <w:t>4</w:t>
            </w:r>
          </w:p>
        </w:tc>
        <w:tc>
          <w:tcPr>
            <w:tcW w:w="1279" w:type="dxa"/>
            <w:noWrap/>
            <w:hideMark/>
          </w:tcPr>
          <w:p w14:paraId="45D19A2E" w14:textId="77777777" w:rsidR="001368D8" w:rsidRPr="005C272F" w:rsidRDefault="001368D8" w:rsidP="005C272F">
            <w:pPr>
              <w:pStyle w:val="af0"/>
            </w:pPr>
            <w:r w:rsidRPr="005C272F">
              <w:t>3405</w:t>
            </w:r>
          </w:p>
        </w:tc>
        <w:tc>
          <w:tcPr>
            <w:tcW w:w="1056" w:type="dxa"/>
            <w:noWrap/>
            <w:hideMark/>
          </w:tcPr>
          <w:p w14:paraId="1514AA1C" w14:textId="77777777" w:rsidR="001368D8" w:rsidRPr="005C272F" w:rsidRDefault="001368D8" w:rsidP="005C272F">
            <w:pPr>
              <w:pStyle w:val="af0"/>
            </w:pPr>
            <w:r w:rsidRPr="005C272F">
              <w:t>2626</w:t>
            </w:r>
          </w:p>
        </w:tc>
        <w:tc>
          <w:tcPr>
            <w:tcW w:w="1212" w:type="dxa"/>
            <w:noWrap/>
            <w:hideMark/>
          </w:tcPr>
          <w:p w14:paraId="54CEAE04" w14:textId="77777777" w:rsidR="001368D8" w:rsidRPr="005C272F" w:rsidRDefault="001368D8" w:rsidP="005C272F">
            <w:pPr>
              <w:pStyle w:val="af0"/>
            </w:pPr>
            <w:r w:rsidRPr="005C272F">
              <w:t>748</w:t>
            </w:r>
          </w:p>
        </w:tc>
        <w:tc>
          <w:tcPr>
            <w:tcW w:w="1196" w:type="dxa"/>
            <w:noWrap/>
            <w:hideMark/>
          </w:tcPr>
          <w:p w14:paraId="17F6B1FD" w14:textId="77777777" w:rsidR="001368D8" w:rsidRPr="005C272F" w:rsidRDefault="001368D8" w:rsidP="005C272F">
            <w:pPr>
              <w:pStyle w:val="af0"/>
            </w:pPr>
            <w:r w:rsidRPr="005C272F">
              <w:t>369</w:t>
            </w:r>
          </w:p>
        </w:tc>
        <w:tc>
          <w:tcPr>
            <w:tcW w:w="919" w:type="dxa"/>
            <w:noWrap/>
            <w:hideMark/>
          </w:tcPr>
          <w:p w14:paraId="6E16E4EA" w14:textId="77777777" w:rsidR="001368D8" w:rsidRPr="005C272F" w:rsidRDefault="001368D8" w:rsidP="005C272F">
            <w:pPr>
              <w:pStyle w:val="af0"/>
            </w:pPr>
            <w:r w:rsidRPr="005C272F">
              <w:t>8</w:t>
            </w:r>
          </w:p>
        </w:tc>
        <w:tc>
          <w:tcPr>
            <w:tcW w:w="919" w:type="dxa"/>
            <w:noWrap/>
            <w:hideMark/>
          </w:tcPr>
          <w:p w14:paraId="7F58D313" w14:textId="77777777" w:rsidR="001368D8" w:rsidRPr="005C272F" w:rsidRDefault="001368D8" w:rsidP="005C272F">
            <w:pPr>
              <w:pStyle w:val="af0"/>
            </w:pPr>
            <w:r w:rsidRPr="005C272F">
              <w:t>3</w:t>
            </w:r>
          </w:p>
        </w:tc>
        <w:tc>
          <w:tcPr>
            <w:tcW w:w="1249" w:type="dxa"/>
            <w:noWrap/>
            <w:hideMark/>
          </w:tcPr>
          <w:p w14:paraId="0DA679AA" w14:textId="77777777" w:rsidR="001368D8" w:rsidRPr="005C272F" w:rsidRDefault="001368D8" w:rsidP="005C272F">
            <w:pPr>
              <w:pStyle w:val="af0"/>
            </w:pPr>
            <w:r w:rsidRPr="005C272F">
              <w:t>4</w:t>
            </w:r>
          </w:p>
        </w:tc>
      </w:tr>
      <w:tr w:rsidR="001368D8" w:rsidRPr="005C272F" w14:paraId="57311C99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09A35E5A" w14:textId="77777777" w:rsidR="001368D8" w:rsidRPr="005C272F" w:rsidRDefault="001368D8" w:rsidP="005C272F">
            <w:pPr>
              <w:pStyle w:val="af0"/>
            </w:pPr>
            <w:r w:rsidRPr="005C272F">
              <w:t>10^5</w:t>
            </w:r>
          </w:p>
        </w:tc>
        <w:tc>
          <w:tcPr>
            <w:tcW w:w="1279" w:type="dxa"/>
            <w:noWrap/>
            <w:hideMark/>
          </w:tcPr>
          <w:p w14:paraId="5B674C94" w14:textId="77777777" w:rsidR="001368D8" w:rsidRPr="005C272F" w:rsidRDefault="001368D8" w:rsidP="005C272F">
            <w:pPr>
              <w:pStyle w:val="af0"/>
            </w:pPr>
            <w:r w:rsidRPr="005C272F">
              <w:t>13865</w:t>
            </w:r>
          </w:p>
        </w:tc>
        <w:tc>
          <w:tcPr>
            <w:tcW w:w="1056" w:type="dxa"/>
            <w:noWrap/>
            <w:hideMark/>
          </w:tcPr>
          <w:p w14:paraId="24F1B836" w14:textId="77777777" w:rsidR="001368D8" w:rsidRPr="005C272F" w:rsidRDefault="001368D8" w:rsidP="005C272F">
            <w:pPr>
              <w:pStyle w:val="af0"/>
            </w:pPr>
            <w:r w:rsidRPr="005C272F">
              <w:t>10492</w:t>
            </w:r>
          </w:p>
        </w:tc>
        <w:tc>
          <w:tcPr>
            <w:tcW w:w="1212" w:type="dxa"/>
            <w:noWrap/>
            <w:hideMark/>
          </w:tcPr>
          <w:p w14:paraId="6834BF6A" w14:textId="77777777" w:rsidR="001368D8" w:rsidRPr="005C272F" w:rsidRDefault="001368D8" w:rsidP="005C272F">
            <w:pPr>
              <w:pStyle w:val="af0"/>
            </w:pPr>
            <w:r w:rsidRPr="005C272F">
              <w:t>2993</w:t>
            </w:r>
          </w:p>
        </w:tc>
        <w:tc>
          <w:tcPr>
            <w:tcW w:w="1196" w:type="dxa"/>
            <w:noWrap/>
            <w:hideMark/>
          </w:tcPr>
          <w:p w14:paraId="4AA03081" w14:textId="77777777" w:rsidR="001368D8" w:rsidRPr="005C272F" w:rsidRDefault="001368D8" w:rsidP="005C272F">
            <w:pPr>
              <w:pStyle w:val="af0"/>
            </w:pPr>
            <w:r w:rsidRPr="005C272F">
              <w:t>1477</w:t>
            </w:r>
          </w:p>
        </w:tc>
        <w:tc>
          <w:tcPr>
            <w:tcW w:w="919" w:type="dxa"/>
            <w:noWrap/>
            <w:hideMark/>
          </w:tcPr>
          <w:p w14:paraId="7E71AD62" w14:textId="77777777" w:rsidR="001368D8" w:rsidRPr="005C272F" w:rsidRDefault="001368D8" w:rsidP="005C272F">
            <w:pPr>
              <w:pStyle w:val="af0"/>
            </w:pPr>
            <w:r w:rsidRPr="005C272F">
              <w:t>17</w:t>
            </w:r>
          </w:p>
        </w:tc>
        <w:tc>
          <w:tcPr>
            <w:tcW w:w="919" w:type="dxa"/>
            <w:noWrap/>
            <w:hideMark/>
          </w:tcPr>
          <w:p w14:paraId="6A1597B6" w14:textId="77777777" w:rsidR="001368D8" w:rsidRPr="005C272F" w:rsidRDefault="001368D8" w:rsidP="005C272F">
            <w:pPr>
              <w:pStyle w:val="af0"/>
            </w:pPr>
            <w:r w:rsidRPr="005C272F">
              <w:t>6</w:t>
            </w:r>
          </w:p>
        </w:tc>
        <w:tc>
          <w:tcPr>
            <w:tcW w:w="1249" w:type="dxa"/>
            <w:noWrap/>
            <w:hideMark/>
          </w:tcPr>
          <w:p w14:paraId="596A1EEC" w14:textId="77777777" w:rsidR="001368D8" w:rsidRPr="005C272F" w:rsidRDefault="001368D8" w:rsidP="005C272F">
            <w:pPr>
              <w:pStyle w:val="af0"/>
            </w:pPr>
            <w:r w:rsidRPr="005C272F">
              <w:t>8</w:t>
            </w:r>
          </w:p>
        </w:tc>
      </w:tr>
      <w:tr w:rsidR="001368D8" w:rsidRPr="005C272F" w14:paraId="54979636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122303C2" w14:textId="1E6473D5" w:rsidR="001368D8" w:rsidRPr="005C272F" w:rsidRDefault="001368D8" w:rsidP="005C272F">
            <w:pPr>
              <w:pStyle w:val="af0"/>
            </w:pPr>
            <w:r w:rsidRPr="005C272F">
              <w:t>5</w:t>
            </w:r>
            <w:r w:rsidR="005C272F">
              <w:rPr>
                <w:lang w:val="ru-RU"/>
              </w:rPr>
              <w:t xml:space="preserve"> </w:t>
            </w:r>
            <w:r w:rsidRPr="005C272F">
              <w:t>10*5</w:t>
            </w:r>
          </w:p>
        </w:tc>
        <w:tc>
          <w:tcPr>
            <w:tcW w:w="1279" w:type="dxa"/>
            <w:noWrap/>
            <w:hideMark/>
          </w:tcPr>
          <w:p w14:paraId="6453EBB6" w14:textId="77777777" w:rsidR="001368D8" w:rsidRPr="005C272F" w:rsidRDefault="001368D8" w:rsidP="005C272F">
            <w:pPr>
              <w:pStyle w:val="af0"/>
            </w:pPr>
            <w:r w:rsidRPr="005C272F">
              <w:t>348931</w:t>
            </w:r>
          </w:p>
        </w:tc>
        <w:tc>
          <w:tcPr>
            <w:tcW w:w="1056" w:type="dxa"/>
            <w:noWrap/>
            <w:hideMark/>
          </w:tcPr>
          <w:p w14:paraId="028694D7" w14:textId="77777777" w:rsidR="001368D8" w:rsidRPr="005C272F" w:rsidRDefault="001368D8" w:rsidP="005C272F">
            <w:pPr>
              <w:pStyle w:val="af0"/>
            </w:pPr>
            <w:r w:rsidRPr="005C272F">
              <w:t>260662</w:t>
            </w:r>
          </w:p>
        </w:tc>
        <w:tc>
          <w:tcPr>
            <w:tcW w:w="1212" w:type="dxa"/>
            <w:noWrap/>
            <w:hideMark/>
          </w:tcPr>
          <w:p w14:paraId="0008A8EB" w14:textId="77777777" w:rsidR="001368D8" w:rsidRPr="005C272F" w:rsidRDefault="001368D8" w:rsidP="005C272F">
            <w:pPr>
              <w:pStyle w:val="af0"/>
            </w:pPr>
            <w:r w:rsidRPr="005C272F">
              <w:t>74131</w:t>
            </w:r>
          </w:p>
        </w:tc>
        <w:tc>
          <w:tcPr>
            <w:tcW w:w="1196" w:type="dxa"/>
            <w:noWrap/>
            <w:hideMark/>
          </w:tcPr>
          <w:p w14:paraId="6744E450" w14:textId="77777777" w:rsidR="001368D8" w:rsidRPr="005C272F" w:rsidRDefault="001368D8" w:rsidP="005C272F">
            <w:pPr>
              <w:pStyle w:val="af0"/>
            </w:pPr>
            <w:r w:rsidRPr="005C272F">
              <w:t>37102</w:t>
            </w:r>
          </w:p>
        </w:tc>
        <w:tc>
          <w:tcPr>
            <w:tcW w:w="919" w:type="dxa"/>
            <w:noWrap/>
            <w:hideMark/>
          </w:tcPr>
          <w:p w14:paraId="58F7B097" w14:textId="77777777" w:rsidR="001368D8" w:rsidRPr="005C272F" w:rsidRDefault="001368D8" w:rsidP="005C272F">
            <w:pPr>
              <w:pStyle w:val="af0"/>
            </w:pPr>
            <w:r w:rsidRPr="005C272F">
              <w:t>89</w:t>
            </w:r>
          </w:p>
        </w:tc>
        <w:tc>
          <w:tcPr>
            <w:tcW w:w="919" w:type="dxa"/>
            <w:noWrap/>
            <w:hideMark/>
          </w:tcPr>
          <w:p w14:paraId="313E7077" w14:textId="77777777" w:rsidR="001368D8" w:rsidRPr="005C272F" w:rsidRDefault="001368D8" w:rsidP="005C272F">
            <w:pPr>
              <w:pStyle w:val="af0"/>
            </w:pPr>
            <w:r w:rsidRPr="005C272F">
              <w:t>36</w:t>
            </w:r>
          </w:p>
        </w:tc>
        <w:tc>
          <w:tcPr>
            <w:tcW w:w="1249" w:type="dxa"/>
            <w:noWrap/>
            <w:hideMark/>
          </w:tcPr>
          <w:p w14:paraId="436D5661" w14:textId="77777777" w:rsidR="001368D8" w:rsidRPr="005C272F" w:rsidRDefault="001368D8" w:rsidP="005C272F">
            <w:pPr>
              <w:pStyle w:val="af0"/>
            </w:pPr>
            <w:r w:rsidRPr="005C272F">
              <w:t>49</w:t>
            </w:r>
          </w:p>
        </w:tc>
      </w:tr>
      <w:tr w:rsidR="001368D8" w:rsidRPr="005C272F" w14:paraId="66755AB5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566A80B0" w14:textId="77777777" w:rsidR="001368D8" w:rsidRPr="005C272F" w:rsidRDefault="001368D8" w:rsidP="005C272F">
            <w:pPr>
              <w:pStyle w:val="af0"/>
            </w:pPr>
            <w:r w:rsidRPr="005C272F">
              <w:t>10^6</w:t>
            </w:r>
          </w:p>
        </w:tc>
        <w:tc>
          <w:tcPr>
            <w:tcW w:w="1279" w:type="dxa"/>
            <w:noWrap/>
            <w:hideMark/>
          </w:tcPr>
          <w:p w14:paraId="4ED7CF6E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056" w:type="dxa"/>
            <w:noWrap/>
            <w:hideMark/>
          </w:tcPr>
          <w:p w14:paraId="483D9397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212" w:type="dxa"/>
            <w:noWrap/>
            <w:hideMark/>
          </w:tcPr>
          <w:p w14:paraId="7D53DF85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196" w:type="dxa"/>
            <w:noWrap/>
            <w:hideMark/>
          </w:tcPr>
          <w:p w14:paraId="15B2DF17" w14:textId="77777777" w:rsidR="001368D8" w:rsidRPr="005C272F" w:rsidRDefault="001368D8" w:rsidP="005C272F">
            <w:pPr>
              <w:pStyle w:val="af0"/>
            </w:pPr>
            <w:r w:rsidRPr="005C272F">
              <w:t>148930</w:t>
            </w:r>
          </w:p>
        </w:tc>
        <w:tc>
          <w:tcPr>
            <w:tcW w:w="919" w:type="dxa"/>
            <w:noWrap/>
            <w:hideMark/>
          </w:tcPr>
          <w:p w14:paraId="0A252CE2" w14:textId="77777777" w:rsidR="001368D8" w:rsidRPr="005C272F" w:rsidRDefault="001368D8" w:rsidP="005C272F">
            <w:pPr>
              <w:pStyle w:val="af0"/>
            </w:pPr>
            <w:r w:rsidRPr="005C272F">
              <w:t>182</w:t>
            </w:r>
          </w:p>
        </w:tc>
        <w:tc>
          <w:tcPr>
            <w:tcW w:w="919" w:type="dxa"/>
            <w:noWrap/>
            <w:hideMark/>
          </w:tcPr>
          <w:p w14:paraId="4F377E11" w14:textId="77777777" w:rsidR="001368D8" w:rsidRPr="005C272F" w:rsidRDefault="001368D8" w:rsidP="005C272F">
            <w:pPr>
              <w:pStyle w:val="af0"/>
            </w:pPr>
            <w:r w:rsidRPr="005C272F">
              <w:t>77</w:t>
            </w:r>
          </w:p>
        </w:tc>
        <w:tc>
          <w:tcPr>
            <w:tcW w:w="1249" w:type="dxa"/>
            <w:noWrap/>
            <w:hideMark/>
          </w:tcPr>
          <w:p w14:paraId="1EEC3336" w14:textId="77777777" w:rsidR="001368D8" w:rsidRPr="005C272F" w:rsidRDefault="001368D8" w:rsidP="005C272F">
            <w:pPr>
              <w:pStyle w:val="af0"/>
            </w:pPr>
            <w:r w:rsidRPr="005C272F">
              <w:t>99</w:t>
            </w:r>
          </w:p>
        </w:tc>
      </w:tr>
      <w:tr w:rsidR="001368D8" w:rsidRPr="005C272F" w14:paraId="6AEA8511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3F25C585" w14:textId="156580D8" w:rsidR="001368D8" w:rsidRPr="005C272F" w:rsidRDefault="001368D8" w:rsidP="005C272F">
            <w:pPr>
              <w:pStyle w:val="af0"/>
            </w:pPr>
            <w:r w:rsidRPr="005C272F">
              <w:t>5</w:t>
            </w:r>
            <w:r w:rsidR="005C272F">
              <w:rPr>
                <w:lang w:val="ru-RU"/>
              </w:rPr>
              <w:t xml:space="preserve"> </w:t>
            </w:r>
            <w:r w:rsidRPr="005C272F">
              <w:t>10^6</w:t>
            </w:r>
          </w:p>
        </w:tc>
        <w:tc>
          <w:tcPr>
            <w:tcW w:w="1279" w:type="dxa"/>
            <w:noWrap/>
            <w:hideMark/>
          </w:tcPr>
          <w:p w14:paraId="27174B25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056" w:type="dxa"/>
            <w:noWrap/>
            <w:hideMark/>
          </w:tcPr>
          <w:p w14:paraId="43AA9D63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212" w:type="dxa"/>
            <w:noWrap/>
            <w:hideMark/>
          </w:tcPr>
          <w:p w14:paraId="0364BBBB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196" w:type="dxa"/>
            <w:noWrap/>
            <w:hideMark/>
          </w:tcPr>
          <w:p w14:paraId="4A82A377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919" w:type="dxa"/>
            <w:noWrap/>
            <w:hideMark/>
          </w:tcPr>
          <w:p w14:paraId="10C5DE5B" w14:textId="77777777" w:rsidR="001368D8" w:rsidRPr="005C272F" w:rsidRDefault="001368D8" w:rsidP="005C272F">
            <w:pPr>
              <w:pStyle w:val="af0"/>
            </w:pPr>
            <w:r w:rsidRPr="005C272F">
              <w:t>975</w:t>
            </w:r>
          </w:p>
        </w:tc>
        <w:tc>
          <w:tcPr>
            <w:tcW w:w="919" w:type="dxa"/>
            <w:noWrap/>
            <w:hideMark/>
          </w:tcPr>
          <w:p w14:paraId="11EFFF89" w14:textId="77777777" w:rsidR="001368D8" w:rsidRPr="005C272F" w:rsidRDefault="001368D8" w:rsidP="005C272F">
            <w:pPr>
              <w:pStyle w:val="af0"/>
            </w:pPr>
            <w:r w:rsidRPr="005C272F">
              <w:t>428</w:t>
            </w:r>
          </w:p>
        </w:tc>
        <w:tc>
          <w:tcPr>
            <w:tcW w:w="1249" w:type="dxa"/>
            <w:noWrap/>
            <w:hideMark/>
          </w:tcPr>
          <w:p w14:paraId="3F2AE045" w14:textId="77777777" w:rsidR="001368D8" w:rsidRPr="005C272F" w:rsidRDefault="001368D8" w:rsidP="005C272F">
            <w:pPr>
              <w:pStyle w:val="af0"/>
            </w:pPr>
            <w:r w:rsidRPr="005C272F">
              <w:t>507</w:t>
            </w:r>
          </w:p>
        </w:tc>
      </w:tr>
      <w:tr w:rsidR="001368D8" w:rsidRPr="005C272F" w14:paraId="1DA17A37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41FFBA63" w14:textId="77777777" w:rsidR="001368D8" w:rsidRPr="005C272F" w:rsidRDefault="001368D8" w:rsidP="005C272F">
            <w:pPr>
              <w:pStyle w:val="af0"/>
            </w:pPr>
            <w:r w:rsidRPr="005C272F">
              <w:t>10^7</w:t>
            </w:r>
          </w:p>
        </w:tc>
        <w:tc>
          <w:tcPr>
            <w:tcW w:w="1279" w:type="dxa"/>
            <w:noWrap/>
            <w:hideMark/>
          </w:tcPr>
          <w:p w14:paraId="0A9E404F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056" w:type="dxa"/>
            <w:noWrap/>
            <w:hideMark/>
          </w:tcPr>
          <w:p w14:paraId="7415D017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212" w:type="dxa"/>
            <w:noWrap/>
            <w:hideMark/>
          </w:tcPr>
          <w:p w14:paraId="03DD07CF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196" w:type="dxa"/>
            <w:noWrap/>
            <w:hideMark/>
          </w:tcPr>
          <w:p w14:paraId="518130A4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919" w:type="dxa"/>
            <w:noWrap/>
            <w:hideMark/>
          </w:tcPr>
          <w:p w14:paraId="6433F65E" w14:textId="77777777" w:rsidR="001368D8" w:rsidRPr="005C272F" w:rsidRDefault="001368D8" w:rsidP="005C272F">
            <w:pPr>
              <w:pStyle w:val="af0"/>
            </w:pPr>
            <w:r w:rsidRPr="005C272F">
              <w:t>2006</w:t>
            </w:r>
          </w:p>
        </w:tc>
        <w:tc>
          <w:tcPr>
            <w:tcW w:w="919" w:type="dxa"/>
            <w:noWrap/>
            <w:hideMark/>
          </w:tcPr>
          <w:p w14:paraId="387F587A" w14:textId="77777777" w:rsidR="001368D8" w:rsidRPr="005C272F" w:rsidRDefault="001368D8" w:rsidP="005C272F">
            <w:pPr>
              <w:pStyle w:val="af0"/>
            </w:pPr>
            <w:r w:rsidRPr="005C272F">
              <w:t>887</w:t>
            </w:r>
          </w:p>
        </w:tc>
        <w:tc>
          <w:tcPr>
            <w:tcW w:w="1249" w:type="dxa"/>
            <w:noWrap/>
            <w:hideMark/>
          </w:tcPr>
          <w:p w14:paraId="0872227B" w14:textId="77777777" w:rsidR="001368D8" w:rsidRPr="005C272F" w:rsidRDefault="001368D8" w:rsidP="005C272F">
            <w:pPr>
              <w:pStyle w:val="af0"/>
            </w:pPr>
            <w:r w:rsidRPr="005C272F">
              <w:t>1014</w:t>
            </w:r>
          </w:p>
        </w:tc>
      </w:tr>
      <w:tr w:rsidR="001368D8" w:rsidRPr="005C272F" w14:paraId="7F843F92" w14:textId="77777777" w:rsidTr="005C272F">
        <w:trPr>
          <w:trHeight w:val="300"/>
        </w:trPr>
        <w:tc>
          <w:tcPr>
            <w:tcW w:w="1526" w:type="dxa"/>
            <w:noWrap/>
            <w:hideMark/>
          </w:tcPr>
          <w:p w14:paraId="56DA45EE" w14:textId="77777777" w:rsidR="001368D8" w:rsidRPr="005C272F" w:rsidRDefault="001368D8" w:rsidP="005C272F">
            <w:pPr>
              <w:pStyle w:val="af0"/>
            </w:pPr>
            <w:r w:rsidRPr="005C272F">
              <w:t>10^8</w:t>
            </w:r>
          </w:p>
        </w:tc>
        <w:tc>
          <w:tcPr>
            <w:tcW w:w="1279" w:type="dxa"/>
            <w:noWrap/>
            <w:hideMark/>
          </w:tcPr>
          <w:p w14:paraId="0EB98CE9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056" w:type="dxa"/>
            <w:noWrap/>
            <w:hideMark/>
          </w:tcPr>
          <w:p w14:paraId="7F5F8B20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212" w:type="dxa"/>
            <w:noWrap/>
            <w:hideMark/>
          </w:tcPr>
          <w:p w14:paraId="0F694B94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1196" w:type="dxa"/>
            <w:noWrap/>
            <w:hideMark/>
          </w:tcPr>
          <w:p w14:paraId="55853778" w14:textId="77777777" w:rsidR="001368D8" w:rsidRPr="005C272F" w:rsidRDefault="001368D8" w:rsidP="005C272F">
            <w:pPr>
              <w:pStyle w:val="af0"/>
            </w:pPr>
          </w:p>
        </w:tc>
        <w:tc>
          <w:tcPr>
            <w:tcW w:w="919" w:type="dxa"/>
            <w:noWrap/>
            <w:hideMark/>
          </w:tcPr>
          <w:p w14:paraId="72ADD41A" w14:textId="77777777" w:rsidR="001368D8" w:rsidRPr="005C272F" w:rsidRDefault="001368D8" w:rsidP="005C272F">
            <w:pPr>
              <w:pStyle w:val="af0"/>
            </w:pPr>
            <w:r w:rsidRPr="005C272F">
              <w:t>21908</w:t>
            </w:r>
          </w:p>
        </w:tc>
        <w:tc>
          <w:tcPr>
            <w:tcW w:w="919" w:type="dxa"/>
            <w:noWrap/>
            <w:hideMark/>
          </w:tcPr>
          <w:p w14:paraId="11AEDDAA" w14:textId="77777777" w:rsidR="001368D8" w:rsidRPr="005C272F" w:rsidRDefault="001368D8" w:rsidP="005C272F">
            <w:pPr>
              <w:pStyle w:val="af0"/>
            </w:pPr>
            <w:r w:rsidRPr="005C272F">
              <w:t>10098</w:t>
            </w:r>
          </w:p>
        </w:tc>
        <w:tc>
          <w:tcPr>
            <w:tcW w:w="1249" w:type="dxa"/>
            <w:noWrap/>
            <w:hideMark/>
          </w:tcPr>
          <w:p w14:paraId="7C7A6BBD" w14:textId="77777777" w:rsidR="001368D8" w:rsidRPr="005C272F" w:rsidRDefault="001368D8" w:rsidP="005C272F">
            <w:pPr>
              <w:pStyle w:val="af0"/>
            </w:pPr>
            <w:r w:rsidRPr="005C272F">
              <w:t>10152</w:t>
            </w:r>
          </w:p>
        </w:tc>
      </w:tr>
    </w:tbl>
    <w:p w14:paraId="0E7912FD" w14:textId="77777777" w:rsidR="001368D8" w:rsidRPr="001368D8" w:rsidRDefault="001368D8" w:rsidP="00602537"/>
    <w:p w14:paraId="1492773C" w14:textId="4625869E" w:rsidR="00BF717A" w:rsidRDefault="001368D8" w:rsidP="001368D8">
      <w:pPr>
        <w:jc w:val="both"/>
      </w:pPr>
      <w:r>
        <w:t xml:space="preserve">Как можем заметить, </w:t>
      </w:r>
      <w:r>
        <w:rPr>
          <w:lang w:val="en-US"/>
        </w:rPr>
        <w:t>O</w:t>
      </w:r>
      <w:r w:rsidRPr="001368D8">
        <w:t>(</w:t>
      </w:r>
      <w:r>
        <w:rPr>
          <w:lang w:val="en-US"/>
        </w:rPr>
        <w:t>n</w:t>
      </w:r>
      <w:r w:rsidRPr="001368D8">
        <w:rPr>
          <w:vertAlign w:val="superscript"/>
        </w:rPr>
        <w:t>2</w:t>
      </w:r>
      <w:r w:rsidRPr="001368D8">
        <w:t xml:space="preserve">) </w:t>
      </w:r>
      <w:r>
        <w:t>сортировки перестают справляться за вменяемое врем</w:t>
      </w:r>
      <w:proofErr w:type="gramStart"/>
      <w:r>
        <w:t>я(</w:t>
      </w:r>
      <w:proofErr w:type="gramEnd"/>
      <w:r w:rsidRPr="001368D8">
        <w:t xml:space="preserve">&lt; </w:t>
      </w:r>
      <w:r>
        <w:t>минуты) уже при 500 000</w:t>
      </w:r>
      <w:r w:rsidRPr="001368D8">
        <w:t xml:space="preserve"> </w:t>
      </w:r>
      <w:r>
        <w:t xml:space="preserve">элементов. </w:t>
      </w:r>
    </w:p>
    <w:p w14:paraId="5FFDAE3B" w14:textId="1FFACFBE" w:rsidR="001368D8" w:rsidRDefault="001368D8" w:rsidP="001368D8">
      <w:pPr>
        <w:jc w:val="both"/>
      </w:pPr>
      <w:r>
        <w:lastRenderedPageBreak/>
        <w:t xml:space="preserve">Лидеров </w:t>
      </w:r>
      <w:r w:rsidRPr="001368D8">
        <w:t>(</w:t>
      </w:r>
      <w:r>
        <w:rPr>
          <w:lang w:val="en-US"/>
        </w:rPr>
        <w:t>quick</w:t>
      </w:r>
      <w:r w:rsidRPr="001368D8">
        <w:t xml:space="preserve">, </w:t>
      </w:r>
      <w:r>
        <w:rPr>
          <w:lang w:val="en-US"/>
        </w:rPr>
        <w:t>merge</w:t>
      </w:r>
      <w:r w:rsidRPr="001368D8">
        <w:t xml:space="preserve"> </w:t>
      </w:r>
      <w:r>
        <w:t>и</w:t>
      </w:r>
      <w:r w:rsidRPr="001368D8">
        <w:t xml:space="preserve"> </w:t>
      </w:r>
      <w:r>
        <w:rPr>
          <w:lang w:val="en-US"/>
        </w:rPr>
        <w:t>radix</w:t>
      </w:r>
      <w:r w:rsidRPr="001368D8">
        <w:t xml:space="preserve">) </w:t>
      </w:r>
      <w:r>
        <w:t>сравним на остальных типах последовательностей.</w:t>
      </w:r>
    </w:p>
    <w:p w14:paraId="740077EC" w14:textId="75DB639E" w:rsidR="001368D8" w:rsidRDefault="001368D8" w:rsidP="001368D8">
      <w:pPr>
        <w:jc w:val="both"/>
      </w:pPr>
      <w:r>
        <w:t>Типы последовательностей:</w:t>
      </w:r>
    </w:p>
    <w:p w14:paraId="4D6E432C" w14:textId="3AD9EF2F" w:rsidR="001368D8" w:rsidRDefault="001368D8" w:rsidP="00E85377">
      <w:pPr>
        <w:pStyle w:val="a3"/>
        <w:numPr>
          <w:ilvl w:val="0"/>
          <w:numId w:val="19"/>
        </w:numPr>
        <w:jc w:val="both"/>
      </w:pPr>
      <w:r>
        <w:t>случайная последовательность с низким разбросом значений</w:t>
      </w:r>
      <w:r w:rsidRPr="001368D8">
        <w:t xml:space="preserve">, </w:t>
      </w:r>
      <w:r>
        <w:br/>
      </w:r>
      <w:r>
        <w:rPr>
          <w:lang w:val="en-US"/>
        </w:rPr>
        <w:t>min</w:t>
      </w:r>
      <w:r w:rsidRPr="001368D8">
        <w:t xml:space="preserve"> = 0, </w:t>
      </w:r>
      <w:r>
        <w:rPr>
          <w:lang w:val="en-US"/>
        </w:rPr>
        <w:t>max</w:t>
      </w:r>
      <w:r w:rsidRPr="001368D8">
        <w:t xml:space="preserve"> = 1 000, 10 000, 100</w:t>
      </w:r>
      <w:r>
        <w:t> </w:t>
      </w:r>
      <w:r w:rsidRPr="001368D8">
        <w:t>000</w:t>
      </w:r>
      <w:r>
        <w:t>;</w:t>
      </w:r>
    </w:p>
    <w:p w14:paraId="55B9AD92" w14:textId="165BBD8F" w:rsidR="001368D8" w:rsidRDefault="001368D8" w:rsidP="00E85377">
      <w:pPr>
        <w:pStyle w:val="a3"/>
        <w:numPr>
          <w:ilvl w:val="0"/>
          <w:numId w:val="19"/>
        </w:numPr>
        <w:jc w:val="both"/>
      </w:pPr>
      <w:r>
        <w:t>абсолютно плотная последовательность без повторений;</w:t>
      </w:r>
    </w:p>
    <w:p w14:paraId="1B331EF9" w14:textId="4FA9848A" w:rsidR="001368D8" w:rsidRDefault="001368D8" w:rsidP="00E85377">
      <w:pPr>
        <w:pStyle w:val="a3"/>
        <w:numPr>
          <w:ilvl w:val="0"/>
          <w:numId w:val="19"/>
        </w:numPr>
        <w:jc w:val="both"/>
      </w:pPr>
      <w:r>
        <w:t>абсолютно плотная последовательность с повторениями;</w:t>
      </w:r>
    </w:p>
    <w:p w14:paraId="5E813CA3" w14:textId="6AB6DBA5" w:rsidR="001368D8" w:rsidRDefault="001368D8" w:rsidP="00E85377">
      <w:pPr>
        <w:pStyle w:val="a3"/>
        <w:numPr>
          <w:ilvl w:val="0"/>
          <w:numId w:val="19"/>
        </w:numPr>
        <w:jc w:val="both"/>
      </w:pPr>
      <w:r>
        <w:t>последовательность с ограничениями;</w:t>
      </w:r>
    </w:p>
    <w:p w14:paraId="041548D9" w14:textId="180AE782" w:rsidR="001368D8" w:rsidRDefault="001368D8" w:rsidP="00E85377">
      <w:pPr>
        <w:pStyle w:val="a3"/>
        <w:numPr>
          <w:ilvl w:val="0"/>
          <w:numId w:val="19"/>
        </w:numPr>
        <w:jc w:val="both"/>
      </w:pPr>
      <w:r>
        <w:t>разряженные последовательности, с повторениями;</w:t>
      </w:r>
    </w:p>
    <w:p w14:paraId="5E476D3E" w14:textId="7E15DD1D" w:rsidR="001368D8" w:rsidRDefault="001368D8" w:rsidP="00E85377">
      <w:pPr>
        <w:pStyle w:val="a3"/>
        <w:numPr>
          <w:ilvl w:val="0"/>
          <w:numId w:val="19"/>
        </w:numPr>
        <w:jc w:val="both"/>
      </w:pPr>
      <w:r>
        <w:t>последовательности неравномерной плотности</w:t>
      </w:r>
      <w:r w:rsidR="00383AF9">
        <w:t>;</w:t>
      </w:r>
    </w:p>
    <w:p w14:paraId="758CD970" w14:textId="598289AF" w:rsidR="007F270B" w:rsidRDefault="007F270B" w:rsidP="00E85377">
      <w:pPr>
        <w:pStyle w:val="a3"/>
        <w:numPr>
          <w:ilvl w:val="0"/>
          <w:numId w:val="19"/>
        </w:numPr>
        <w:jc w:val="both"/>
      </w:pPr>
      <w:r>
        <w:t>частично отсортированные последовательности неравномерной плотности</w:t>
      </w:r>
      <w:r w:rsidR="00383AF9">
        <w:t>.</w:t>
      </w:r>
    </w:p>
    <w:p w14:paraId="50D72909" w14:textId="60DD1E1D" w:rsidR="001368D8" w:rsidRDefault="00727B87" w:rsidP="001368D8">
      <w:pPr>
        <w:jc w:val="both"/>
        <w:rPr>
          <w:b/>
          <w:bCs/>
        </w:rPr>
      </w:pPr>
      <w:r w:rsidRPr="00727B87">
        <w:rPr>
          <w:b/>
          <w:bCs/>
        </w:rPr>
        <w:t>Случайная последовательность с низким разбросом значений</w:t>
      </w:r>
      <w:r>
        <w:rPr>
          <w:b/>
          <w:bCs/>
        </w:rPr>
        <w:t>.</w:t>
      </w:r>
    </w:p>
    <w:p w14:paraId="1DD923C4" w14:textId="19DF9EF8" w:rsidR="00727B87" w:rsidRPr="00727B87" w:rsidRDefault="00727B87" w:rsidP="001368D8">
      <w:pPr>
        <w:jc w:val="both"/>
      </w:pPr>
      <w:r>
        <w:t>Данное сравнение необходимо, потому что для разных алгоритмов</w:t>
      </w:r>
      <w:r w:rsidR="008A14E4">
        <w:t xml:space="preserve"> количество повторений и максимальная разрядность числа играют различную роль, в чем мы и убедимся по результатам теста.</w:t>
      </w:r>
    </w:p>
    <w:p w14:paraId="0EA5D3F2" w14:textId="4EEF7CD7" w:rsidR="00727B87" w:rsidRPr="00727B87" w:rsidRDefault="00727B87" w:rsidP="001368D8">
      <w:pPr>
        <w:jc w:val="both"/>
      </w:pPr>
      <w:r>
        <w:t>Количество элементов – 10 000 000</w:t>
      </w:r>
      <w:r w:rsidRPr="00727B87">
        <w:t>.</w:t>
      </w:r>
    </w:p>
    <w:p w14:paraId="549535EC" w14:textId="63A24F05" w:rsidR="00727B87" w:rsidRPr="00727B87" w:rsidRDefault="00727B87" w:rsidP="00E743F4">
      <w:pPr>
        <w:ind w:firstLine="0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4BE4BD4" wp14:editId="5DB6F8B4">
            <wp:extent cx="5934973" cy="3571336"/>
            <wp:effectExtent l="0" t="0" r="8890" b="10160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4693242-ED2A-4395-801C-BB11B77803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34175BF0" w14:textId="27AE5DE2" w:rsidR="00727B87" w:rsidRDefault="00727B87" w:rsidP="00777625">
      <w:pPr>
        <w:ind w:firstLine="0"/>
        <w:jc w:val="center"/>
      </w:pPr>
      <w:r>
        <w:t>Рис.</w:t>
      </w:r>
      <w:r w:rsidR="00BE7CA9">
        <w:t xml:space="preserve"> 7</w:t>
      </w:r>
      <w:r>
        <w:t xml:space="preserve"> – </w:t>
      </w:r>
      <w:proofErr w:type="gramStart"/>
      <w:ins w:id="71" w:author="Admin" w:date="2021-06-17T13:06:00Z">
        <w:r w:rsidR="00020596">
          <w:t>З</w:t>
        </w:r>
      </w:ins>
      <w:proofErr w:type="gramEnd"/>
      <w:del w:id="72" w:author="Admin" w:date="2021-06-17T13:06:00Z">
        <w:r w:rsidDel="00020596">
          <w:delText>з</w:delText>
        </w:r>
      </w:del>
      <w:r>
        <w:t xml:space="preserve">ависимость скорости работы </w:t>
      </w:r>
      <w:commentRangeStart w:id="73"/>
      <w:r>
        <w:t>сортировок</w:t>
      </w:r>
      <w:commentRangeEnd w:id="73"/>
      <w:r w:rsidR="00020596">
        <w:rPr>
          <w:rStyle w:val="a6"/>
        </w:rPr>
        <w:commentReference w:id="73"/>
      </w:r>
      <w:r>
        <w:t xml:space="preserve"> от количества повторений.</w:t>
      </w:r>
    </w:p>
    <w:p w14:paraId="10DDFFE6" w14:textId="0168C126" w:rsidR="00727B87" w:rsidRPr="00727B87" w:rsidRDefault="00727B87" w:rsidP="00727B87">
      <w:pPr>
        <w:jc w:val="right"/>
      </w:pPr>
      <w:r>
        <w:t xml:space="preserve">Таблица 2 – </w:t>
      </w:r>
      <w:proofErr w:type="gramStart"/>
      <w:ins w:id="74" w:author="Admin" w:date="2021-06-17T13:06:00Z">
        <w:r w:rsidR="00020596">
          <w:t>Р</w:t>
        </w:r>
      </w:ins>
      <w:proofErr w:type="gramEnd"/>
      <w:del w:id="75" w:author="Admin" w:date="2021-06-17T13:06:00Z">
        <w:r w:rsidDel="00020596">
          <w:delText>р</w:delText>
        </w:r>
      </w:del>
      <w:r>
        <w:t>езультаты сравнения сортировок с разным количеством повторяющихся элементов.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376"/>
        <w:gridCol w:w="1455"/>
        <w:gridCol w:w="954"/>
        <w:gridCol w:w="4786"/>
      </w:tblGrid>
      <w:tr w:rsidR="00727B87" w:rsidRPr="00727B87" w14:paraId="11B85AA9" w14:textId="77777777" w:rsidTr="00433C93">
        <w:trPr>
          <w:trHeight w:val="300"/>
        </w:trPr>
        <w:tc>
          <w:tcPr>
            <w:tcW w:w="2376" w:type="dxa"/>
            <w:noWrap/>
            <w:vAlign w:val="center"/>
            <w:hideMark/>
          </w:tcPr>
          <w:p w14:paraId="3B862A9E" w14:textId="6FC473DD" w:rsidR="00727B87" w:rsidRPr="00727B87" w:rsidRDefault="00531053" w:rsidP="00E743F4">
            <w:pPr>
              <w:pStyle w:val="af0"/>
            </w:pPr>
            <w:r>
              <w:t>Всего элементов</w:t>
            </w:r>
          </w:p>
        </w:tc>
        <w:tc>
          <w:tcPr>
            <w:tcW w:w="1455" w:type="dxa"/>
            <w:noWrap/>
            <w:vAlign w:val="center"/>
            <w:hideMark/>
          </w:tcPr>
          <w:p w14:paraId="251DBAC7" w14:textId="77777777" w:rsidR="00727B87" w:rsidRPr="00727B87" w:rsidRDefault="00727B87" w:rsidP="00E743F4">
            <w:pPr>
              <w:pStyle w:val="af0"/>
            </w:pPr>
            <w:proofErr w:type="gramStart"/>
            <w:r w:rsidRPr="00727B87">
              <w:t>merge</w:t>
            </w:r>
            <w:proofErr w:type="gramEnd"/>
          </w:p>
        </w:tc>
        <w:tc>
          <w:tcPr>
            <w:tcW w:w="954" w:type="dxa"/>
            <w:noWrap/>
            <w:vAlign w:val="center"/>
            <w:hideMark/>
          </w:tcPr>
          <w:p w14:paraId="009333CC" w14:textId="2997A7F9" w:rsidR="00727B87" w:rsidRPr="00727B87" w:rsidRDefault="00727B87" w:rsidP="00E743F4">
            <w:pPr>
              <w:pStyle w:val="af0"/>
            </w:pPr>
            <w:proofErr w:type="gramStart"/>
            <w:r w:rsidRPr="00727B87">
              <w:t>quick</w:t>
            </w:r>
            <w:proofErr w:type="gramEnd"/>
          </w:p>
        </w:tc>
        <w:tc>
          <w:tcPr>
            <w:tcW w:w="4786" w:type="dxa"/>
            <w:noWrap/>
            <w:vAlign w:val="center"/>
            <w:hideMark/>
          </w:tcPr>
          <w:p w14:paraId="2A36C1DF" w14:textId="77777777" w:rsidR="00727B87" w:rsidRPr="00727B87" w:rsidRDefault="00727B87" w:rsidP="00E743F4">
            <w:pPr>
              <w:pStyle w:val="af0"/>
            </w:pPr>
            <w:proofErr w:type="gramStart"/>
            <w:r w:rsidRPr="00727B87">
              <w:t>radix</w:t>
            </w:r>
            <w:proofErr w:type="gramEnd"/>
          </w:p>
        </w:tc>
      </w:tr>
      <w:tr w:rsidR="00727B87" w:rsidRPr="00727B87" w14:paraId="1351E4F9" w14:textId="77777777" w:rsidTr="00433C93">
        <w:trPr>
          <w:trHeight w:val="300"/>
        </w:trPr>
        <w:tc>
          <w:tcPr>
            <w:tcW w:w="2376" w:type="dxa"/>
            <w:noWrap/>
            <w:vAlign w:val="center"/>
            <w:hideMark/>
          </w:tcPr>
          <w:p w14:paraId="687AD1C8" w14:textId="77777777" w:rsidR="00727B87" w:rsidRPr="00727B87" w:rsidRDefault="00727B87" w:rsidP="00E743F4">
            <w:pPr>
              <w:pStyle w:val="af0"/>
            </w:pPr>
            <w:r w:rsidRPr="00727B87">
              <w:t>1000</w:t>
            </w:r>
          </w:p>
        </w:tc>
        <w:tc>
          <w:tcPr>
            <w:tcW w:w="1455" w:type="dxa"/>
            <w:noWrap/>
            <w:vAlign w:val="center"/>
            <w:hideMark/>
          </w:tcPr>
          <w:p w14:paraId="4ACED9AF" w14:textId="77777777" w:rsidR="00727B87" w:rsidRPr="00727B87" w:rsidRDefault="00727B87" w:rsidP="00E743F4">
            <w:pPr>
              <w:pStyle w:val="af0"/>
            </w:pPr>
            <w:r w:rsidRPr="00727B87">
              <w:t>1666</w:t>
            </w:r>
          </w:p>
        </w:tc>
        <w:tc>
          <w:tcPr>
            <w:tcW w:w="954" w:type="dxa"/>
            <w:noWrap/>
            <w:vAlign w:val="center"/>
            <w:hideMark/>
          </w:tcPr>
          <w:p w14:paraId="7C81DFA5" w14:textId="77777777" w:rsidR="00727B87" w:rsidRPr="00727B87" w:rsidRDefault="00727B87" w:rsidP="00E743F4">
            <w:pPr>
              <w:pStyle w:val="af0"/>
            </w:pPr>
            <w:r w:rsidRPr="00727B87">
              <w:t>30138</w:t>
            </w:r>
          </w:p>
        </w:tc>
        <w:tc>
          <w:tcPr>
            <w:tcW w:w="4786" w:type="dxa"/>
            <w:noWrap/>
            <w:vAlign w:val="center"/>
            <w:hideMark/>
          </w:tcPr>
          <w:p w14:paraId="1D6DAB50" w14:textId="77777777" w:rsidR="00727B87" w:rsidRPr="00727B87" w:rsidRDefault="00727B87" w:rsidP="00E743F4">
            <w:pPr>
              <w:pStyle w:val="af0"/>
            </w:pPr>
            <w:r w:rsidRPr="00727B87">
              <w:t>398</w:t>
            </w:r>
          </w:p>
        </w:tc>
      </w:tr>
      <w:tr w:rsidR="00727B87" w:rsidRPr="00727B87" w14:paraId="508D2F01" w14:textId="77777777" w:rsidTr="00433C93">
        <w:trPr>
          <w:trHeight w:val="300"/>
        </w:trPr>
        <w:tc>
          <w:tcPr>
            <w:tcW w:w="2376" w:type="dxa"/>
            <w:noWrap/>
            <w:vAlign w:val="center"/>
            <w:hideMark/>
          </w:tcPr>
          <w:p w14:paraId="47C9CDD1" w14:textId="77777777" w:rsidR="00727B87" w:rsidRPr="00727B87" w:rsidRDefault="00727B87" w:rsidP="00E743F4">
            <w:pPr>
              <w:pStyle w:val="af0"/>
            </w:pPr>
            <w:r w:rsidRPr="00727B87">
              <w:t>10000</w:t>
            </w:r>
          </w:p>
        </w:tc>
        <w:tc>
          <w:tcPr>
            <w:tcW w:w="1455" w:type="dxa"/>
            <w:noWrap/>
            <w:vAlign w:val="center"/>
            <w:hideMark/>
          </w:tcPr>
          <w:p w14:paraId="23E9AEF5" w14:textId="77777777" w:rsidR="00727B87" w:rsidRPr="00727B87" w:rsidRDefault="00727B87" w:rsidP="00E743F4">
            <w:pPr>
              <w:pStyle w:val="af0"/>
            </w:pPr>
            <w:r w:rsidRPr="00727B87">
              <w:t>1773</w:t>
            </w:r>
          </w:p>
        </w:tc>
        <w:tc>
          <w:tcPr>
            <w:tcW w:w="954" w:type="dxa"/>
            <w:noWrap/>
            <w:vAlign w:val="center"/>
            <w:hideMark/>
          </w:tcPr>
          <w:p w14:paraId="56E9B349" w14:textId="77777777" w:rsidR="00727B87" w:rsidRPr="00727B87" w:rsidRDefault="00727B87" w:rsidP="00E743F4">
            <w:pPr>
              <w:pStyle w:val="af0"/>
            </w:pPr>
            <w:r w:rsidRPr="00727B87">
              <w:t>3715</w:t>
            </w:r>
          </w:p>
        </w:tc>
        <w:tc>
          <w:tcPr>
            <w:tcW w:w="4786" w:type="dxa"/>
            <w:noWrap/>
            <w:vAlign w:val="center"/>
            <w:hideMark/>
          </w:tcPr>
          <w:p w14:paraId="5E8FDFE5" w14:textId="77777777" w:rsidR="00727B87" w:rsidRPr="00727B87" w:rsidRDefault="00727B87" w:rsidP="00E743F4">
            <w:pPr>
              <w:pStyle w:val="af0"/>
            </w:pPr>
            <w:r w:rsidRPr="00727B87">
              <w:t>497</w:t>
            </w:r>
          </w:p>
        </w:tc>
      </w:tr>
      <w:tr w:rsidR="00727B87" w:rsidRPr="00727B87" w14:paraId="1C7ED832" w14:textId="77777777" w:rsidTr="00433C93">
        <w:trPr>
          <w:trHeight w:val="300"/>
        </w:trPr>
        <w:tc>
          <w:tcPr>
            <w:tcW w:w="2376" w:type="dxa"/>
            <w:noWrap/>
            <w:vAlign w:val="center"/>
            <w:hideMark/>
          </w:tcPr>
          <w:p w14:paraId="535118E5" w14:textId="77777777" w:rsidR="00727B87" w:rsidRPr="00727B87" w:rsidRDefault="00727B87" w:rsidP="00E743F4">
            <w:pPr>
              <w:pStyle w:val="af0"/>
            </w:pPr>
            <w:r w:rsidRPr="00727B87">
              <w:t>100000</w:t>
            </w:r>
          </w:p>
        </w:tc>
        <w:tc>
          <w:tcPr>
            <w:tcW w:w="1455" w:type="dxa"/>
            <w:noWrap/>
            <w:vAlign w:val="center"/>
            <w:hideMark/>
          </w:tcPr>
          <w:p w14:paraId="6934F9BB" w14:textId="77777777" w:rsidR="00727B87" w:rsidRPr="00727B87" w:rsidRDefault="00727B87" w:rsidP="00E743F4">
            <w:pPr>
              <w:pStyle w:val="af0"/>
            </w:pPr>
            <w:r w:rsidRPr="00727B87">
              <w:t>1866</w:t>
            </w:r>
          </w:p>
        </w:tc>
        <w:tc>
          <w:tcPr>
            <w:tcW w:w="954" w:type="dxa"/>
            <w:noWrap/>
            <w:vAlign w:val="center"/>
            <w:hideMark/>
          </w:tcPr>
          <w:p w14:paraId="305D7465" w14:textId="77777777" w:rsidR="00727B87" w:rsidRPr="00727B87" w:rsidRDefault="00727B87" w:rsidP="00E743F4">
            <w:pPr>
              <w:pStyle w:val="af0"/>
            </w:pPr>
            <w:r w:rsidRPr="00727B87">
              <w:t>1156</w:t>
            </w:r>
          </w:p>
        </w:tc>
        <w:tc>
          <w:tcPr>
            <w:tcW w:w="4786" w:type="dxa"/>
            <w:noWrap/>
            <w:vAlign w:val="center"/>
            <w:hideMark/>
          </w:tcPr>
          <w:p w14:paraId="0C470B08" w14:textId="77777777" w:rsidR="00727B87" w:rsidRPr="00727B87" w:rsidRDefault="00727B87" w:rsidP="00E743F4">
            <w:pPr>
              <w:pStyle w:val="af0"/>
            </w:pPr>
            <w:r w:rsidRPr="00727B87">
              <w:t>598</w:t>
            </w:r>
          </w:p>
        </w:tc>
      </w:tr>
      <w:tr w:rsidR="00727B87" w:rsidRPr="00727B87" w14:paraId="73984945" w14:textId="77777777" w:rsidTr="00433C93">
        <w:trPr>
          <w:trHeight w:val="300"/>
        </w:trPr>
        <w:tc>
          <w:tcPr>
            <w:tcW w:w="2376" w:type="dxa"/>
            <w:noWrap/>
            <w:vAlign w:val="center"/>
            <w:hideMark/>
          </w:tcPr>
          <w:p w14:paraId="4938C909" w14:textId="77777777" w:rsidR="00727B87" w:rsidRPr="00727B87" w:rsidRDefault="00727B87" w:rsidP="00E743F4">
            <w:pPr>
              <w:pStyle w:val="af0"/>
            </w:pPr>
            <w:r w:rsidRPr="00727B87">
              <w:t>1000000</w:t>
            </w:r>
          </w:p>
        </w:tc>
        <w:tc>
          <w:tcPr>
            <w:tcW w:w="1455" w:type="dxa"/>
            <w:noWrap/>
            <w:vAlign w:val="center"/>
            <w:hideMark/>
          </w:tcPr>
          <w:p w14:paraId="22853411" w14:textId="77777777" w:rsidR="00727B87" w:rsidRPr="00727B87" w:rsidRDefault="00727B87" w:rsidP="00E743F4">
            <w:pPr>
              <w:pStyle w:val="af0"/>
            </w:pPr>
            <w:r w:rsidRPr="00727B87">
              <w:t>2030</w:t>
            </w:r>
          </w:p>
        </w:tc>
        <w:tc>
          <w:tcPr>
            <w:tcW w:w="954" w:type="dxa"/>
            <w:noWrap/>
            <w:vAlign w:val="center"/>
            <w:hideMark/>
          </w:tcPr>
          <w:p w14:paraId="6B2B22D3" w14:textId="77777777" w:rsidR="00727B87" w:rsidRPr="00727B87" w:rsidRDefault="00727B87" w:rsidP="00E743F4">
            <w:pPr>
              <w:pStyle w:val="af0"/>
            </w:pPr>
            <w:r w:rsidRPr="00727B87">
              <w:t>877</w:t>
            </w:r>
          </w:p>
        </w:tc>
        <w:tc>
          <w:tcPr>
            <w:tcW w:w="4786" w:type="dxa"/>
            <w:noWrap/>
            <w:vAlign w:val="center"/>
            <w:hideMark/>
          </w:tcPr>
          <w:p w14:paraId="70E3F0C2" w14:textId="77777777" w:rsidR="00727B87" w:rsidRPr="00727B87" w:rsidRDefault="00727B87" w:rsidP="00E743F4">
            <w:pPr>
              <w:pStyle w:val="af0"/>
            </w:pPr>
            <w:r w:rsidRPr="00727B87">
              <w:t>703</w:t>
            </w:r>
          </w:p>
        </w:tc>
      </w:tr>
    </w:tbl>
    <w:p w14:paraId="6A6CE2CE" w14:textId="77777777" w:rsidR="00C1251D" w:rsidRDefault="00C1251D" w:rsidP="00700574">
      <w:pPr>
        <w:jc w:val="both"/>
        <w:rPr>
          <w:b/>
          <w:bCs/>
        </w:rPr>
      </w:pPr>
    </w:p>
    <w:p w14:paraId="563217E3" w14:textId="4FF0F827" w:rsidR="00700574" w:rsidRDefault="00700574" w:rsidP="00700574">
      <w:pPr>
        <w:jc w:val="both"/>
        <w:rPr>
          <w:b/>
          <w:bCs/>
        </w:rPr>
      </w:pPr>
      <w:r>
        <w:rPr>
          <w:b/>
          <w:bCs/>
        </w:rPr>
        <w:t>А</w:t>
      </w:r>
      <w:r w:rsidRPr="00700574">
        <w:rPr>
          <w:b/>
          <w:bCs/>
        </w:rPr>
        <w:t>бсолютно плотная последовательность без повторений</w:t>
      </w:r>
      <w:r>
        <w:rPr>
          <w:b/>
          <w:bCs/>
        </w:rPr>
        <w:t>.</w:t>
      </w:r>
    </w:p>
    <w:p w14:paraId="79903B39" w14:textId="1DC45571" w:rsidR="00700574" w:rsidRDefault="00700574" w:rsidP="00700574">
      <w:pPr>
        <w:jc w:val="both"/>
      </w:pPr>
      <w:r>
        <w:t xml:space="preserve">Для создания последовательности использовался алгоритм </w:t>
      </w:r>
      <w:r>
        <w:rPr>
          <w:b/>
          <w:bCs/>
        </w:rPr>
        <w:t>absDensSequence</w:t>
      </w:r>
      <w:r w:rsidRPr="00700574">
        <w:t xml:space="preserve">, </w:t>
      </w:r>
      <w:r>
        <w:rPr>
          <w:lang w:val="en-US"/>
        </w:rPr>
        <w:t>min</w:t>
      </w:r>
      <w:r w:rsidRPr="00700574">
        <w:t xml:space="preserve"> = 0, </w:t>
      </w:r>
      <w:r>
        <w:rPr>
          <w:lang w:val="en-US"/>
        </w:rPr>
        <w:t>max</w:t>
      </w:r>
      <w:r w:rsidRPr="00700574">
        <w:t xml:space="preserve"> = </w:t>
      </w:r>
      <w:r>
        <w:rPr>
          <w:lang w:val="en-US"/>
        </w:rPr>
        <w:t>n</w:t>
      </w:r>
      <w:r w:rsidRPr="00700574">
        <w:t xml:space="preserve">, </w:t>
      </w:r>
      <w:r>
        <w:t xml:space="preserve">где </w:t>
      </w:r>
      <w:r>
        <w:rPr>
          <w:lang w:val="en-US"/>
        </w:rPr>
        <w:t>n</w:t>
      </w:r>
      <w:r w:rsidRPr="00700574">
        <w:t xml:space="preserve"> </w:t>
      </w:r>
      <w:r>
        <w:t>–</w:t>
      </w:r>
      <w:r w:rsidRPr="00700574">
        <w:t xml:space="preserve"> </w:t>
      </w:r>
      <w:r>
        <w:t>длина последовательности.</w:t>
      </w:r>
      <w:r w:rsidRPr="00700574">
        <w:t xml:space="preserve"> </w:t>
      </w:r>
      <w:r>
        <w:t xml:space="preserve">На этом этапе </w:t>
      </w:r>
      <w:r w:rsidR="00C159E0">
        <w:t>добавим в сравнение многопоточную вариацию быстрой сортировки</w:t>
      </w:r>
      <w:r w:rsidR="00C159E0" w:rsidRPr="00C159E0">
        <w:t xml:space="preserve"> </w:t>
      </w:r>
      <w:r w:rsidR="00C159E0">
        <w:t xml:space="preserve">и сортировки слиянием. </w:t>
      </w:r>
      <w:r w:rsidR="00F0275C">
        <w:t>Многопоточн</w:t>
      </w:r>
      <w:r w:rsidR="0038549C">
        <w:t>ые</w:t>
      </w:r>
      <w:r w:rsidR="00F0275C">
        <w:t xml:space="preserve"> вариаци</w:t>
      </w:r>
      <w:r w:rsidR="0038549C">
        <w:t>и</w:t>
      </w:r>
      <w:r w:rsidR="00F0275C">
        <w:t xml:space="preserve"> </w:t>
      </w:r>
      <w:r w:rsidR="00150149">
        <w:t xml:space="preserve">используют 2 потока для начального разделения. </w:t>
      </w:r>
    </w:p>
    <w:p w14:paraId="100E9DF8" w14:textId="6E17E378" w:rsidR="00752347" w:rsidRDefault="00EA6163" w:rsidP="00E743F4">
      <w:pPr>
        <w:ind w:firstLine="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257E61F0" wp14:editId="69DBCA15">
            <wp:extent cx="5934075" cy="3419475"/>
            <wp:effectExtent l="0" t="0" r="9525" b="9525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255C6A1-B4F3-4EFB-893C-C281C55CE5A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7BC3A9DE" w14:textId="2AC68581" w:rsidR="00752347" w:rsidRDefault="00752347" w:rsidP="00777625">
      <w:pPr>
        <w:ind w:firstLine="0"/>
        <w:jc w:val="center"/>
      </w:pPr>
      <w:r>
        <w:t xml:space="preserve">Рис. </w:t>
      </w:r>
      <w:r w:rsidR="00BE7CA9">
        <w:t xml:space="preserve">8 </w:t>
      </w:r>
      <w:r>
        <w:t xml:space="preserve">– </w:t>
      </w:r>
      <w:proofErr w:type="gramStart"/>
      <w:ins w:id="76" w:author="Admin" w:date="2021-06-17T13:08:00Z">
        <w:r w:rsidR="00020596">
          <w:t>В</w:t>
        </w:r>
      </w:ins>
      <w:del w:id="77" w:author="Admin" w:date="2021-06-17T13:07:00Z">
        <w:r w:rsidDel="00020596">
          <w:delText>в</w:delText>
        </w:r>
      </w:del>
      <w:r>
        <w:t>ремя</w:t>
      </w:r>
      <w:proofErr w:type="gramEnd"/>
      <w:r>
        <w:t xml:space="preserve"> работы алгоритмов на абсолютных полных последовательностях без повторений.</w:t>
      </w:r>
    </w:p>
    <w:p w14:paraId="2C73DA8E" w14:textId="24D0A727" w:rsidR="00752347" w:rsidRDefault="00752347" w:rsidP="00020596">
      <w:pPr>
        <w:pPrChange w:id="78" w:author="Admin" w:date="2021-06-17T13:08:00Z">
          <w:pPr>
            <w:jc w:val="right"/>
          </w:pPr>
        </w:pPrChange>
      </w:pPr>
      <w:r>
        <w:t>Таблица 3 - время работы алгоритмов на абсолютных полных последовательностях без повторений.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40"/>
        <w:gridCol w:w="1476"/>
        <w:gridCol w:w="1756"/>
        <w:gridCol w:w="1119"/>
        <w:gridCol w:w="1679"/>
        <w:gridCol w:w="1694"/>
      </w:tblGrid>
      <w:tr w:rsidR="00433C93" w:rsidRPr="00433C93" w14:paraId="217422D9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0E1E5003" w14:textId="77777777" w:rsidR="00433C93" w:rsidRPr="00433C93" w:rsidRDefault="00433C93" w:rsidP="00E743F4">
            <w:pPr>
              <w:pStyle w:val="af0"/>
            </w:pPr>
            <w:r w:rsidRPr="00433C93">
              <w:t>Всего элементов</w:t>
            </w:r>
          </w:p>
        </w:tc>
        <w:tc>
          <w:tcPr>
            <w:tcW w:w="1476" w:type="dxa"/>
            <w:noWrap/>
            <w:vAlign w:val="center"/>
            <w:hideMark/>
          </w:tcPr>
          <w:p w14:paraId="3BF049E6" w14:textId="77777777" w:rsidR="00433C93" w:rsidRPr="00433C93" w:rsidRDefault="00433C93" w:rsidP="00E743F4">
            <w:pPr>
              <w:pStyle w:val="af0"/>
            </w:pPr>
            <w:r w:rsidRPr="00433C93">
              <w:t>merge_sort</w:t>
            </w:r>
          </w:p>
        </w:tc>
        <w:tc>
          <w:tcPr>
            <w:tcW w:w="1756" w:type="dxa"/>
            <w:noWrap/>
            <w:vAlign w:val="center"/>
            <w:hideMark/>
          </w:tcPr>
          <w:p w14:paraId="0C4FC8FC" w14:textId="77777777" w:rsidR="00433C93" w:rsidRPr="00433C93" w:rsidRDefault="00433C93" w:rsidP="00E743F4">
            <w:pPr>
              <w:pStyle w:val="af0"/>
            </w:pPr>
            <w:r w:rsidRPr="00433C93">
              <w:t>merge_sort_p</w:t>
            </w:r>
          </w:p>
        </w:tc>
        <w:tc>
          <w:tcPr>
            <w:tcW w:w="1119" w:type="dxa"/>
            <w:noWrap/>
            <w:vAlign w:val="center"/>
            <w:hideMark/>
          </w:tcPr>
          <w:p w14:paraId="6BDE2983" w14:textId="77777777" w:rsidR="00433C93" w:rsidRPr="00433C93" w:rsidRDefault="00433C93" w:rsidP="00E743F4">
            <w:pPr>
              <w:pStyle w:val="af0"/>
            </w:pPr>
            <w:r w:rsidRPr="00433C93">
              <w:t>std::sort</w:t>
            </w:r>
          </w:p>
        </w:tc>
        <w:tc>
          <w:tcPr>
            <w:tcW w:w="1679" w:type="dxa"/>
            <w:noWrap/>
            <w:vAlign w:val="center"/>
            <w:hideMark/>
          </w:tcPr>
          <w:p w14:paraId="44EB68BF" w14:textId="77777777" w:rsidR="00433C93" w:rsidRPr="00433C93" w:rsidRDefault="00433C93" w:rsidP="00E743F4">
            <w:pPr>
              <w:pStyle w:val="af0"/>
            </w:pPr>
            <w:r w:rsidRPr="00433C93">
              <w:t>quick_sort_p</w:t>
            </w:r>
          </w:p>
        </w:tc>
        <w:tc>
          <w:tcPr>
            <w:tcW w:w="1694" w:type="dxa"/>
            <w:noWrap/>
            <w:vAlign w:val="center"/>
            <w:hideMark/>
          </w:tcPr>
          <w:p w14:paraId="161E3F6E" w14:textId="77777777" w:rsidR="00433C93" w:rsidRPr="00433C93" w:rsidRDefault="00433C93" w:rsidP="00E743F4">
            <w:pPr>
              <w:pStyle w:val="af0"/>
            </w:pPr>
            <w:r w:rsidRPr="00433C93">
              <w:t>radix_sort</w:t>
            </w:r>
          </w:p>
        </w:tc>
      </w:tr>
      <w:tr w:rsidR="00433C93" w:rsidRPr="00433C93" w14:paraId="251C02B0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7F69A809" w14:textId="77777777" w:rsidR="00433C93" w:rsidRPr="00433C93" w:rsidRDefault="00433C93" w:rsidP="00E743F4">
            <w:pPr>
              <w:pStyle w:val="af0"/>
            </w:pPr>
            <w:r w:rsidRPr="00433C93">
              <w:t>100000</w:t>
            </w:r>
          </w:p>
        </w:tc>
        <w:tc>
          <w:tcPr>
            <w:tcW w:w="1476" w:type="dxa"/>
            <w:noWrap/>
            <w:vAlign w:val="center"/>
            <w:hideMark/>
          </w:tcPr>
          <w:p w14:paraId="13604CDF" w14:textId="77777777" w:rsidR="00433C93" w:rsidRPr="00433C93" w:rsidRDefault="00433C93" w:rsidP="00E743F4">
            <w:pPr>
              <w:pStyle w:val="af0"/>
            </w:pPr>
            <w:r w:rsidRPr="00433C93">
              <w:t>9</w:t>
            </w:r>
          </w:p>
        </w:tc>
        <w:tc>
          <w:tcPr>
            <w:tcW w:w="1756" w:type="dxa"/>
            <w:noWrap/>
            <w:vAlign w:val="center"/>
            <w:hideMark/>
          </w:tcPr>
          <w:p w14:paraId="7071B431" w14:textId="77777777" w:rsidR="00433C93" w:rsidRPr="00433C93" w:rsidRDefault="00433C93" w:rsidP="00E743F4">
            <w:pPr>
              <w:pStyle w:val="af0"/>
            </w:pPr>
            <w:r w:rsidRPr="00433C93">
              <w:t>5</w:t>
            </w:r>
          </w:p>
        </w:tc>
        <w:tc>
          <w:tcPr>
            <w:tcW w:w="1119" w:type="dxa"/>
            <w:noWrap/>
            <w:vAlign w:val="center"/>
            <w:hideMark/>
          </w:tcPr>
          <w:p w14:paraId="551AA9F2" w14:textId="77777777" w:rsidR="00433C93" w:rsidRPr="00433C93" w:rsidRDefault="00433C93" w:rsidP="00E743F4">
            <w:pPr>
              <w:pStyle w:val="af0"/>
            </w:pPr>
            <w:r w:rsidRPr="00433C93">
              <w:t>5</w:t>
            </w:r>
          </w:p>
        </w:tc>
        <w:tc>
          <w:tcPr>
            <w:tcW w:w="1679" w:type="dxa"/>
            <w:noWrap/>
            <w:vAlign w:val="center"/>
            <w:hideMark/>
          </w:tcPr>
          <w:p w14:paraId="7AF68359" w14:textId="77777777" w:rsidR="00433C93" w:rsidRPr="00433C93" w:rsidRDefault="00433C93" w:rsidP="00E743F4">
            <w:pPr>
              <w:pStyle w:val="af0"/>
            </w:pPr>
            <w:r w:rsidRPr="00433C93">
              <w:t>5</w:t>
            </w:r>
          </w:p>
        </w:tc>
        <w:tc>
          <w:tcPr>
            <w:tcW w:w="1694" w:type="dxa"/>
            <w:noWrap/>
            <w:vAlign w:val="center"/>
            <w:hideMark/>
          </w:tcPr>
          <w:p w14:paraId="5E19F6C0" w14:textId="77777777" w:rsidR="00433C93" w:rsidRPr="00433C93" w:rsidRDefault="00433C93" w:rsidP="00E743F4">
            <w:pPr>
              <w:pStyle w:val="af0"/>
            </w:pPr>
            <w:r w:rsidRPr="00433C93">
              <w:t>12</w:t>
            </w:r>
          </w:p>
        </w:tc>
      </w:tr>
      <w:tr w:rsidR="00433C93" w:rsidRPr="00433C93" w14:paraId="73278290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3E9FD2BC" w14:textId="77777777" w:rsidR="00433C93" w:rsidRPr="00433C93" w:rsidRDefault="00433C93" w:rsidP="00E743F4">
            <w:pPr>
              <w:pStyle w:val="af0"/>
            </w:pPr>
            <w:r w:rsidRPr="00433C93">
              <w:t>1000000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14644400" w14:textId="77777777" w:rsidR="00433C93" w:rsidRPr="00433C93" w:rsidRDefault="00433C93" w:rsidP="00E743F4">
            <w:pPr>
              <w:pStyle w:val="af0"/>
            </w:pPr>
            <w:r w:rsidRPr="00433C93">
              <w:t>110</w:t>
            </w:r>
          </w:p>
        </w:tc>
        <w:tc>
          <w:tcPr>
            <w:tcW w:w="1756" w:type="dxa"/>
            <w:noWrap/>
            <w:vAlign w:val="center"/>
            <w:hideMark/>
          </w:tcPr>
          <w:p w14:paraId="65917556" w14:textId="77777777" w:rsidR="00433C93" w:rsidRPr="00433C93" w:rsidRDefault="00433C93" w:rsidP="00E743F4">
            <w:pPr>
              <w:pStyle w:val="af0"/>
            </w:pPr>
            <w:r w:rsidRPr="00433C93">
              <w:t>59</w:t>
            </w:r>
          </w:p>
        </w:tc>
        <w:tc>
          <w:tcPr>
            <w:tcW w:w="1119" w:type="dxa"/>
            <w:noWrap/>
            <w:vAlign w:val="center"/>
            <w:hideMark/>
          </w:tcPr>
          <w:p w14:paraId="184F4D12" w14:textId="77777777" w:rsidR="00433C93" w:rsidRPr="00433C93" w:rsidRDefault="00433C93" w:rsidP="00E743F4">
            <w:pPr>
              <w:pStyle w:val="af0"/>
            </w:pPr>
            <w:r w:rsidRPr="00433C93">
              <w:t>67</w:t>
            </w:r>
          </w:p>
        </w:tc>
        <w:tc>
          <w:tcPr>
            <w:tcW w:w="1679" w:type="dxa"/>
            <w:noWrap/>
            <w:vAlign w:val="center"/>
            <w:hideMark/>
          </w:tcPr>
          <w:p w14:paraId="354C6370" w14:textId="77777777" w:rsidR="00433C93" w:rsidRPr="00433C93" w:rsidRDefault="00433C93" w:rsidP="00E743F4">
            <w:pPr>
              <w:pStyle w:val="af0"/>
            </w:pPr>
            <w:r w:rsidRPr="00433C93">
              <w:t>54</w:t>
            </w:r>
          </w:p>
        </w:tc>
        <w:tc>
          <w:tcPr>
            <w:tcW w:w="1694" w:type="dxa"/>
            <w:noWrap/>
            <w:vAlign w:val="center"/>
            <w:hideMark/>
          </w:tcPr>
          <w:p w14:paraId="4E8F867F" w14:textId="77777777" w:rsidR="00433C93" w:rsidRPr="00433C93" w:rsidRDefault="00433C93" w:rsidP="00E743F4">
            <w:pPr>
              <w:pStyle w:val="af0"/>
            </w:pPr>
            <w:r w:rsidRPr="00433C93">
              <w:t>125</w:t>
            </w:r>
          </w:p>
        </w:tc>
      </w:tr>
      <w:tr w:rsidR="00433C93" w:rsidRPr="00433C93" w14:paraId="550D7C95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DC8B2A4" w14:textId="77777777" w:rsidR="00433C93" w:rsidRPr="00433C93" w:rsidRDefault="00433C93" w:rsidP="00E743F4">
            <w:pPr>
              <w:pStyle w:val="af0"/>
            </w:pPr>
            <w:r w:rsidRPr="00433C93">
              <w:t>10000000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277A1FD0" w14:textId="77777777" w:rsidR="00433C93" w:rsidRPr="00433C93" w:rsidRDefault="00433C93" w:rsidP="00E743F4">
            <w:pPr>
              <w:pStyle w:val="af0"/>
            </w:pPr>
            <w:r w:rsidRPr="00433C93">
              <w:t>1277</w:t>
            </w:r>
          </w:p>
        </w:tc>
        <w:tc>
          <w:tcPr>
            <w:tcW w:w="1756" w:type="dxa"/>
            <w:noWrap/>
            <w:vAlign w:val="center"/>
            <w:hideMark/>
          </w:tcPr>
          <w:p w14:paraId="13232710" w14:textId="77777777" w:rsidR="00433C93" w:rsidRPr="00433C93" w:rsidRDefault="00433C93" w:rsidP="00E743F4">
            <w:pPr>
              <w:pStyle w:val="af0"/>
            </w:pPr>
            <w:r w:rsidRPr="00433C93">
              <w:t>683</w:t>
            </w:r>
          </w:p>
        </w:tc>
        <w:tc>
          <w:tcPr>
            <w:tcW w:w="1119" w:type="dxa"/>
            <w:noWrap/>
            <w:vAlign w:val="center"/>
            <w:hideMark/>
          </w:tcPr>
          <w:p w14:paraId="469E42A4" w14:textId="77777777" w:rsidR="00433C93" w:rsidRPr="00433C93" w:rsidRDefault="00433C93" w:rsidP="00E743F4">
            <w:pPr>
              <w:pStyle w:val="af0"/>
            </w:pPr>
            <w:r w:rsidRPr="00433C93">
              <w:t>790</w:t>
            </w:r>
          </w:p>
        </w:tc>
        <w:tc>
          <w:tcPr>
            <w:tcW w:w="1679" w:type="dxa"/>
            <w:noWrap/>
            <w:vAlign w:val="center"/>
            <w:hideMark/>
          </w:tcPr>
          <w:p w14:paraId="406F5F66" w14:textId="77777777" w:rsidR="00433C93" w:rsidRPr="00433C93" w:rsidRDefault="00433C93" w:rsidP="00E743F4">
            <w:pPr>
              <w:pStyle w:val="af0"/>
            </w:pPr>
            <w:r w:rsidRPr="00433C93">
              <w:t>858</w:t>
            </w:r>
          </w:p>
        </w:tc>
        <w:tc>
          <w:tcPr>
            <w:tcW w:w="1694" w:type="dxa"/>
            <w:noWrap/>
            <w:vAlign w:val="center"/>
            <w:hideMark/>
          </w:tcPr>
          <w:p w14:paraId="0BABB362" w14:textId="77777777" w:rsidR="00433C93" w:rsidRPr="00433C93" w:rsidRDefault="00433C93" w:rsidP="00E743F4">
            <w:pPr>
              <w:pStyle w:val="af0"/>
            </w:pPr>
            <w:r w:rsidRPr="00433C93">
              <w:t>1248</w:t>
            </w:r>
          </w:p>
        </w:tc>
      </w:tr>
      <w:tr w:rsidR="00433C93" w:rsidRPr="00433C93" w14:paraId="211A748F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01715300" w14:textId="77777777" w:rsidR="00433C93" w:rsidRPr="00433C93" w:rsidRDefault="00433C93" w:rsidP="00E743F4">
            <w:pPr>
              <w:pStyle w:val="af0"/>
            </w:pPr>
            <w:r w:rsidRPr="00433C93">
              <w:t>100000000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7389C591" w14:textId="77777777" w:rsidR="00433C93" w:rsidRPr="00433C93" w:rsidRDefault="00433C93" w:rsidP="00E743F4">
            <w:pPr>
              <w:pStyle w:val="af0"/>
            </w:pPr>
            <w:r w:rsidRPr="00433C93">
              <w:t>14477</w:t>
            </w:r>
          </w:p>
        </w:tc>
        <w:tc>
          <w:tcPr>
            <w:tcW w:w="1756" w:type="dxa"/>
            <w:noWrap/>
            <w:vAlign w:val="center"/>
            <w:hideMark/>
          </w:tcPr>
          <w:p w14:paraId="076D5014" w14:textId="77777777" w:rsidR="00433C93" w:rsidRPr="00433C93" w:rsidRDefault="00433C93" w:rsidP="00E743F4">
            <w:pPr>
              <w:pStyle w:val="af0"/>
            </w:pPr>
            <w:r w:rsidRPr="00433C93">
              <w:t>7776</w:t>
            </w:r>
          </w:p>
        </w:tc>
        <w:tc>
          <w:tcPr>
            <w:tcW w:w="1119" w:type="dxa"/>
            <w:noWrap/>
            <w:vAlign w:val="center"/>
            <w:hideMark/>
          </w:tcPr>
          <w:p w14:paraId="07A5CCC9" w14:textId="77777777" w:rsidR="00433C93" w:rsidRPr="00433C93" w:rsidRDefault="00433C93" w:rsidP="00E743F4">
            <w:pPr>
              <w:pStyle w:val="af0"/>
            </w:pPr>
            <w:r w:rsidRPr="00433C93">
              <w:t>8978</w:t>
            </w:r>
          </w:p>
        </w:tc>
        <w:tc>
          <w:tcPr>
            <w:tcW w:w="1679" w:type="dxa"/>
            <w:noWrap/>
            <w:vAlign w:val="center"/>
            <w:hideMark/>
          </w:tcPr>
          <w:p w14:paraId="7EADF35D" w14:textId="77777777" w:rsidR="00433C93" w:rsidRPr="00433C93" w:rsidRDefault="00433C93" w:rsidP="00E743F4">
            <w:pPr>
              <w:pStyle w:val="af0"/>
            </w:pPr>
            <w:r w:rsidRPr="00433C93">
              <w:t>9264</w:t>
            </w:r>
          </w:p>
        </w:tc>
        <w:tc>
          <w:tcPr>
            <w:tcW w:w="1694" w:type="dxa"/>
            <w:noWrap/>
            <w:vAlign w:val="center"/>
            <w:hideMark/>
          </w:tcPr>
          <w:p w14:paraId="725E2766" w14:textId="77777777" w:rsidR="00433C93" w:rsidRPr="00433C93" w:rsidRDefault="00433C93" w:rsidP="00E743F4">
            <w:pPr>
              <w:pStyle w:val="af0"/>
            </w:pPr>
            <w:r w:rsidRPr="00433C93">
              <w:t>12495</w:t>
            </w:r>
          </w:p>
        </w:tc>
      </w:tr>
    </w:tbl>
    <w:p w14:paraId="54FB5243" w14:textId="77777777" w:rsidR="00433C93" w:rsidRDefault="00433C93" w:rsidP="00700574">
      <w:pPr>
        <w:jc w:val="both"/>
        <w:rPr>
          <w:b/>
          <w:bCs/>
        </w:rPr>
      </w:pPr>
    </w:p>
    <w:p w14:paraId="5ACB5241" w14:textId="4D15B631" w:rsidR="00700574" w:rsidRDefault="00C1251D" w:rsidP="00700574">
      <w:pPr>
        <w:jc w:val="both"/>
        <w:rPr>
          <w:b/>
          <w:bCs/>
        </w:rPr>
      </w:pPr>
      <w:r>
        <w:rPr>
          <w:b/>
          <w:bCs/>
        </w:rPr>
        <w:t>А</w:t>
      </w:r>
      <w:r w:rsidR="00700574" w:rsidRPr="00C1251D">
        <w:rPr>
          <w:b/>
          <w:bCs/>
        </w:rPr>
        <w:t>бсолютно плотная последовательность с повторениями</w:t>
      </w:r>
      <w:r>
        <w:rPr>
          <w:b/>
          <w:bCs/>
        </w:rPr>
        <w:t>.</w:t>
      </w:r>
    </w:p>
    <w:p w14:paraId="1FB69EC4" w14:textId="268FC67A" w:rsidR="00C1251D" w:rsidRDefault="00C1251D" w:rsidP="00700574">
      <w:pPr>
        <w:jc w:val="both"/>
      </w:pPr>
      <w:r>
        <w:t xml:space="preserve">Для генерации данной последовательности использовался алгоритм </w:t>
      </w:r>
      <w:r>
        <w:rPr>
          <w:b/>
          <w:bCs/>
        </w:rPr>
        <w:t>ADSeqRep.</w:t>
      </w:r>
      <w:r>
        <w:t xml:space="preserve"> </w:t>
      </w:r>
      <w:r>
        <w:rPr>
          <w:lang w:val="en-US"/>
        </w:rPr>
        <w:t>Min</w:t>
      </w:r>
      <w:r w:rsidRPr="00F770F6">
        <w:t xml:space="preserve"> = 0, </w:t>
      </w:r>
      <w:r>
        <w:rPr>
          <w:lang w:val="en-US"/>
        </w:rPr>
        <w:t>max</w:t>
      </w:r>
      <w:r w:rsidRPr="00F770F6">
        <w:t xml:space="preserve"> = </w:t>
      </w:r>
      <w:r>
        <w:rPr>
          <w:lang w:val="en-US"/>
        </w:rPr>
        <w:t>n</w:t>
      </w:r>
      <w:r w:rsidR="00F770F6" w:rsidRPr="00F770F6">
        <w:t>/</w:t>
      </w:r>
      <w:r w:rsidR="00F770F6">
        <w:rPr>
          <w:lang w:val="en-US"/>
        </w:rPr>
        <w:t>x</w:t>
      </w:r>
      <w:r w:rsidR="00F770F6">
        <w:t xml:space="preserve">, где </w:t>
      </w:r>
      <w:r w:rsidR="00F770F6">
        <w:rPr>
          <w:lang w:val="en-US"/>
        </w:rPr>
        <w:t>x</w:t>
      </w:r>
      <w:r w:rsidR="00F770F6" w:rsidRPr="00F770F6">
        <w:t xml:space="preserve"> – </w:t>
      </w:r>
      <w:r w:rsidR="00F770F6">
        <w:t>отношение количества повторов к уникальным значениям</w:t>
      </w:r>
      <w:r w:rsidRPr="00F770F6">
        <w:t>.</w:t>
      </w:r>
      <w:r w:rsidR="00EA6163">
        <w:t xml:space="preserve"> Тесты приведены для х = 2.</w:t>
      </w:r>
    </w:p>
    <w:p w14:paraId="4BEEA2D0" w14:textId="77777777" w:rsidR="00433C93" w:rsidRDefault="00433C93" w:rsidP="00433C93">
      <w:pPr>
        <w:jc w:val="center"/>
        <w:rPr>
          <w:noProof/>
        </w:rPr>
      </w:pPr>
    </w:p>
    <w:p w14:paraId="7C349269" w14:textId="4D4746DA" w:rsidR="0099466A" w:rsidRDefault="00EA6163" w:rsidP="00E743F4">
      <w:pPr>
        <w:ind w:firstLine="0"/>
        <w:jc w:val="both"/>
        <w:rPr>
          <w:b/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2F6B21DB" wp14:editId="6AEE267C">
            <wp:extent cx="5943600" cy="3476625"/>
            <wp:effectExtent l="0" t="0" r="0" b="9525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A7AF1B82-BF48-48A7-971F-6BA4ABC875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1D320341" w14:textId="4EF66212" w:rsidR="00E81D47" w:rsidRDefault="00E81D47" w:rsidP="00777625">
      <w:pPr>
        <w:ind w:firstLine="0"/>
        <w:jc w:val="center"/>
      </w:pPr>
      <w:r>
        <w:t xml:space="preserve">Рис. </w:t>
      </w:r>
      <w:r w:rsidR="00BE7CA9">
        <w:t xml:space="preserve"> 9 </w:t>
      </w:r>
      <w:r>
        <w:t xml:space="preserve">– время работы алгоритмов на </w:t>
      </w:r>
      <w:del w:id="79" w:author="Admin" w:date="2021-06-17T13:09:00Z">
        <w:r w:rsidDel="00020596">
          <w:delText xml:space="preserve">абсолютных </w:delText>
        </w:r>
      </w:del>
      <w:ins w:id="80" w:author="Admin" w:date="2021-06-17T13:09:00Z">
        <w:r w:rsidR="00020596">
          <w:t xml:space="preserve">абсолютно </w:t>
        </w:r>
      </w:ins>
      <w:r>
        <w:t>полных последовательностях с повторениями.</w:t>
      </w:r>
    </w:p>
    <w:p w14:paraId="71CD7F6A" w14:textId="77777777" w:rsidR="00433C93" w:rsidRDefault="00433C93" w:rsidP="00433C93">
      <w:pPr>
        <w:jc w:val="right"/>
        <w:rPr>
          <w:noProof/>
        </w:rPr>
      </w:pPr>
      <w:r>
        <w:rPr>
          <w:noProof/>
        </w:rPr>
        <w:t>Таблица 4 – время работы алгоритмов на плотных последовательностях с повторениями, х = 4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40"/>
        <w:gridCol w:w="1476"/>
        <w:gridCol w:w="1756"/>
        <w:gridCol w:w="1119"/>
        <w:gridCol w:w="1679"/>
        <w:gridCol w:w="1694"/>
      </w:tblGrid>
      <w:tr w:rsidR="00433C93" w:rsidRPr="00433C93" w14:paraId="4FDCEBEA" w14:textId="77777777" w:rsidTr="00D113F5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739DF393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Всего элементов</w:t>
            </w:r>
          </w:p>
        </w:tc>
        <w:tc>
          <w:tcPr>
            <w:tcW w:w="1476" w:type="dxa"/>
            <w:noWrap/>
            <w:vAlign w:val="center"/>
            <w:hideMark/>
          </w:tcPr>
          <w:p w14:paraId="0D96482A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merge_sort</w:t>
            </w:r>
          </w:p>
        </w:tc>
        <w:tc>
          <w:tcPr>
            <w:tcW w:w="1756" w:type="dxa"/>
            <w:noWrap/>
            <w:vAlign w:val="center"/>
            <w:hideMark/>
          </w:tcPr>
          <w:p w14:paraId="595B2D2D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merge_sort_p</w:t>
            </w:r>
          </w:p>
        </w:tc>
        <w:tc>
          <w:tcPr>
            <w:tcW w:w="1119" w:type="dxa"/>
            <w:noWrap/>
            <w:vAlign w:val="center"/>
            <w:hideMark/>
          </w:tcPr>
          <w:p w14:paraId="19E100D9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std::sort</w:t>
            </w:r>
          </w:p>
        </w:tc>
        <w:tc>
          <w:tcPr>
            <w:tcW w:w="1679" w:type="dxa"/>
            <w:noWrap/>
            <w:vAlign w:val="center"/>
            <w:hideMark/>
          </w:tcPr>
          <w:p w14:paraId="67EA5514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quick_sort_p</w:t>
            </w:r>
          </w:p>
        </w:tc>
        <w:tc>
          <w:tcPr>
            <w:tcW w:w="1694" w:type="dxa"/>
            <w:noWrap/>
            <w:vAlign w:val="center"/>
            <w:hideMark/>
          </w:tcPr>
          <w:p w14:paraId="23CECEB6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radix_sort</w:t>
            </w:r>
          </w:p>
        </w:tc>
      </w:tr>
      <w:tr w:rsidR="00433C93" w:rsidRPr="00433C93" w14:paraId="05FD1DE5" w14:textId="77777777" w:rsidTr="00D113F5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69535B01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100000</w:t>
            </w:r>
          </w:p>
        </w:tc>
        <w:tc>
          <w:tcPr>
            <w:tcW w:w="1476" w:type="dxa"/>
            <w:noWrap/>
            <w:vAlign w:val="center"/>
            <w:hideMark/>
          </w:tcPr>
          <w:p w14:paraId="3DD71DE4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9</w:t>
            </w:r>
          </w:p>
        </w:tc>
        <w:tc>
          <w:tcPr>
            <w:tcW w:w="1756" w:type="dxa"/>
            <w:noWrap/>
            <w:vAlign w:val="center"/>
            <w:hideMark/>
          </w:tcPr>
          <w:p w14:paraId="00A27638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5</w:t>
            </w:r>
          </w:p>
        </w:tc>
        <w:tc>
          <w:tcPr>
            <w:tcW w:w="1119" w:type="dxa"/>
            <w:noWrap/>
            <w:vAlign w:val="center"/>
            <w:hideMark/>
          </w:tcPr>
          <w:p w14:paraId="739DF345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5</w:t>
            </w:r>
          </w:p>
        </w:tc>
        <w:tc>
          <w:tcPr>
            <w:tcW w:w="1679" w:type="dxa"/>
            <w:noWrap/>
            <w:vAlign w:val="center"/>
            <w:hideMark/>
          </w:tcPr>
          <w:p w14:paraId="0D8A8F5D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6</w:t>
            </w:r>
          </w:p>
        </w:tc>
        <w:tc>
          <w:tcPr>
            <w:tcW w:w="1694" w:type="dxa"/>
            <w:noWrap/>
            <w:vAlign w:val="center"/>
            <w:hideMark/>
          </w:tcPr>
          <w:p w14:paraId="17AA9404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6</w:t>
            </w:r>
          </w:p>
        </w:tc>
      </w:tr>
      <w:tr w:rsidR="00433C93" w:rsidRPr="00433C93" w14:paraId="408F0717" w14:textId="77777777" w:rsidTr="00D113F5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A7095C2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1000000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2C2E1CD4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110</w:t>
            </w:r>
          </w:p>
        </w:tc>
        <w:tc>
          <w:tcPr>
            <w:tcW w:w="1756" w:type="dxa"/>
            <w:noWrap/>
            <w:vAlign w:val="center"/>
            <w:hideMark/>
          </w:tcPr>
          <w:p w14:paraId="0014B355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59</w:t>
            </w:r>
          </w:p>
        </w:tc>
        <w:tc>
          <w:tcPr>
            <w:tcW w:w="1119" w:type="dxa"/>
            <w:noWrap/>
            <w:vAlign w:val="center"/>
            <w:hideMark/>
          </w:tcPr>
          <w:p w14:paraId="35306DD7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67</w:t>
            </w:r>
          </w:p>
        </w:tc>
        <w:tc>
          <w:tcPr>
            <w:tcW w:w="1679" w:type="dxa"/>
            <w:noWrap/>
            <w:vAlign w:val="center"/>
            <w:hideMark/>
          </w:tcPr>
          <w:p w14:paraId="1DF2A029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43</w:t>
            </w:r>
          </w:p>
        </w:tc>
        <w:tc>
          <w:tcPr>
            <w:tcW w:w="1694" w:type="dxa"/>
            <w:noWrap/>
            <w:vAlign w:val="center"/>
            <w:hideMark/>
          </w:tcPr>
          <w:p w14:paraId="7FF6F7D8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75</w:t>
            </w:r>
          </w:p>
        </w:tc>
      </w:tr>
      <w:tr w:rsidR="00433C93" w:rsidRPr="00433C93" w14:paraId="747E97BD" w14:textId="77777777" w:rsidTr="00D113F5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A0FCD4E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10000000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5B43FBE8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1273</w:t>
            </w:r>
          </w:p>
        </w:tc>
        <w:tc>
          <w:tcPr>
            <w:tcW w:w="1756" w:type="dxa"/>
            <w:noWrap/>
            <w:vAlign w:val="center"/>
            <w:hideMark/>
          </w:tcPr>
          <w:p w14:paraId="5A23D390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685</w:t>
            </w:r>
          </w:p>
        </w:tc>
        <w:tc>
          <w:tcPr>
            <w:tcW w:w="1119" w:type="dxa"/>
            <w:noWrap/>
            <w:vAlign w:val="center"/>
            <w:hideMark/>
          </w:tcPr>
          <w:p w14:paraId="2B7824D0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785</w:t>
            </w:r>
          </w:p>
        </w:tc>
        <w:tc>
          <w:tcPr>
            <w:tcW w:w="1679" w:type="dxa"/>
            <w:noWrap/>
            <w:vAlign w:val="center"/>
            <w:hideMark/>
          </w:tcPr>
          <w:p w14:paraId="3B290FD0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637</w:t>
            </w:r>
          </w:p>
        </w:tc>
        <w:tc>
          <w:tcPr>
            <w:tcW w:w="1694" w:type="dxa"/>
            <w:noWrap/>
            <w:vAlign w:val="center"/>
            <w:hideMark/>
          </w:tcPr>
          <w:p w14:paraId="315066A5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875</w:t>
            </w:r>
          </w:p>
        </w:tc>
      </w:tr>
      <w:tr w:rsidR="00433C93" w:rsidRPr="00433C93" w14:paraId="1E0BA71E" w14:textId="77777777" w:rsidTr="00D113F5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379018A9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100000000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2E0ECD8F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14465</w:t>
            </w:r>
          </w:p>
        </w:tc>
        <w:tc>
          <w:tcPr>
            <w:tcW w:w="1756" w:type="dxa"/>
            <w:noWrap/>
            <w:vAlign w:val="center"/>
            <w:hideMark/>
          </w:tcPr>
          <w:p w14:paraId="08F0A957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7761</w:t>
            </w:r>
          </w:p>
        </w:tc>
        <w:tc>
          <w:tcPr>
            <w:tcW w:w="1119" w:type="dxa"/>
            <w:noWrap/>
            <w:vAlign w:val="center"/>
            <w:hideMark/>
          </w:tcPr>
          <w:p w14:paraId="139D1F89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8951</w:t>
            </w:r>
          </w:p>
        </w:tc>
        <w:tc>
          <w:tcPr>
            <w:tcW w:w="1679" w:type="dxa"/>
            <w:noWrap/>
            <w:vAlign w:val="center"/>
            <w:hideMark/>
          </w:tcPr>
          <w:p w14:paraId="0DCF95B4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9373</w:t>
            </w:r>
          </w:p>
        </w:tc>
        <w:tc>
          <w:tcPr>
            <w:tcW w:w="1694" w:type="dxa"/>
            <w:noWrap/>
            <w:vAlign w:val="center"/>
            <w:hideMark/>
          </w:tcPr>
          <w:p w14:paraId="6FAEC014" w14:textId="77777777" w:rsidR="00433C93" w:rsidRPr="00433C93" w:rsidRDefault="00433C93" w:rsidP="00E743F4">
            <w:pPr>
              <w:pStyle w:val="af0"/>
              <w:rPr>
                <w:noProof/>
              </w:rPr>
            </w:pPr>
            <w:r w:rsidRPr="00433C93">
              <w:rPr>
                <w:noProof/>
              </w:rPr>
              <w:t>9991</w:t>
            </w:r>
          </w:p>
        </w:tc>
      </w:tr>
    </w:tbl>
    <w:p w14:paraId="07A6D752" w14:textId="77777777" w:rsidR="00E743F4" w:rsidRDefault="00E743F4" w:rsidP="00700574">
      <w:pPr>
        <w:jc w:val="both"/>
        <w:rPr>
          <w:b/>
          <w:bCs/>
        </w:rPr>
      </w:pPr>
    </w:p>
    <w:p w14:paraId="7AF7D667" w14:textId="40B8ABE2" w:rsidR="0099466A" w:rsidRDefault="0099466A" w:rsidP="00700574">
      <w:pPr>
        <w:jc w:val="both"/>
        <w:rPr>
          <w:b/>
          <w:bCs/>
        </w:rPr>
      </w:pPr>
      <w:r w:rsidRPr="0099466A">
        <w:rPr>
          <w:b/>
          <w:bCs/>
        </w:rPr>
        <w:t>П</w:t>
      </w:r>
      <w:r w:rsidR="00700574" w:rsidRPr="0099466A">
        <w:rPr>
          <w:b/>
          <w:bCs/>
        </w:rPr>
        <w:t>оследовательность с ограничениями</w:t>
      </w:r>
      <w:r>
        <w:rPr>
          <w:b/>
          <w:bCs/>
        </w:rPr>
        <w:t xml:space="preserve"> без повторений</w:t>
      </w:r>
      <w:r w:rsidRPr="0099466A">
        <w:rPr>
          <w:b/>
          <w:bCs/>
        </w:rPr>
        <w:t>.</w:t>
      </w:r>
    </w:p>
    <w:p w14:paraId="7C188F5A" w14:textId="21FDEF78" w:rsidR="0099466A" w:rsidRDefault="0099466A" w:rsidP="00700574">
      <w:pPr>
        <w:jc w:val="both"/>
      </w:pPr>
      <w:r>
        <w:t xml:space="preserve">Для генерации последовательности использовался алгоритм </w:t>
      </w:r>
      <w:r>
        <w:rPr>
          <w:b/>
          <w:bCs/>
        </w:rPr>
        <w:t>seqRest</w:t>
      </w:r>
      <w:r>
        <w:t>.</w:t>
      </w:r>
    </w:p>
    <w:p w14:paraId="60241692" w14:textId="6CF6BDFC" w:rsidR="0099466A" w:rsidRDefault="0099466A" w:rsidP="00700574">
      <w:pPr>
        <w:jc w:val="both"/>
      </w:pPr>
      <w:r>
        <w:t>Между каждыми двумя числами последовательности гарантирована разница</w:t>
      </w:r>
      <w:r w:rsidRPr="0099466A">
        <w:t xml:space="preserve"> </w:t>
      </w:r>
      <w:r>
        <w:t xml:space="preserve">от 2 до </w:t>
      </w:r>
      <w:r>
        <w:rPr>
          <w:lang w:val="en-US"/>
        </w:rPr>
        <w:t>INT</w:t>
      </w:r>
      <w:r w:rsidRPr="0099466A">
        <w:t>_</w:t>
      </w:r>
      <w:r>
        <w:rPr>
          <w:lang w:val="en-US"/>
        </w:rPr>
        <w:t>MAX</w:t>
      </w:r>
      <w:r w:rsidRPr="0099466A">
        <w:t>/</w:t>
      </w:r>
      <w:r>
        <w:rPr>
          <w:lang w:val="en-US"/>
        </w:rPr>
        <w:t>n</w:t>
      </w:r>
      <w:r>
        <w:t xml:space="preserve">. </w:t>
      </w:r>
    </w:p>
    <w:p w14:paraId="50E3622F" w14:textId="2045742A" w:rsidR="00531053" w:rsidRDefault="00E81D47" w:rsidP="00E743F4">
      <w:pPr>
        <w:ind w:firstLine="0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862642" wp14:editId="28FC7D1D">
            <wp:extent cx="5934075" cy="3724275"/>
            <wp:effectExtent l="0" t="0" r="9525" b="9525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7497339-4B28-4E6C-A3A7-E0087FF3BE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3E42AC05" w14:textId="73F550BC" w:rsidR="00531053" w:rsidRDefault="00531053" w:rsidP="00777625">
      <w:pPr>
        <w:ind w:firstLine="0"/>
        <w:jc w:val="center"/>
      </w:pPr>
      <w:r>
        <w:t>Рис.</w:t>
      </w:r>
      <w:r w:rsidR="00BE7CA9">
        <w:t xml:space="preserve"> 10</w:t>
      </w:r>
      <w:r>
        <w:t xml:space="preserve"> </w:t>
      </w:r>
      <w:r w:rsidR="004C17DB">
        <w:t>–</w:t>
      </w:r>
      <w:r>
        <w:t xml:space="preserve"> </w:t>
      </w:r>
      <w:r w:rsidR="004C17DB">
        <w:t>разряженная последовательность без повторений</w:t>
      </w:r>
    </w:p>
    <w:p w14:paraId="3B7338F6" w14:textId="1B668DA9" w:rsidR="004C17DB" w:rsidRPr="00D57F9E" w:rsidRDefault="004C17DB" w:rsidP="004C17DB">
      <w:pPr>
        <w:jc w:val="right"/>
        <w:rPr>
          <w:noProof/>
        </w:rPr>
      </w:pPr>
      <w:r>
        <w:rPr>
          <w:noProof/>
        </w:rPr>
        <w:t xml:space="preserve">Таблица </w:t>
      </w:r>
      <w:r w:rsidR="00433C93">
        <w:rPr>
          <w:noProof/>
        </w:rPr>
        <w:t>5</w:t>
      </w:r>
      <w:r>
        <w:rPr>
          <w:noProof/>
        </w:rPr>
        <w:t xml:space="preserve"> – время работы алгоритмов на разряженных последовательност</w:t>
      </w:r>
      <w:r w:rsidR="009E3BAF">
        <w:rPr>
          <w:noProof/>
        </w:rPr>
        <w:t>я</w:t>
      </w:r>
      <w:r>
        <w:rPr>
          <w:noProof/>
        </w:rPr>
        <w:t>х без повторений</w:t>
      </w:r>
      <w:r w:rsidR="009E3BAF">
        <w:rPr>
          <w:noProof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40"/>
        <w:gridCol w:w="1476"/>
        <w:gridCol w:w="1756"/>
        <w:gridCol w:w="1119"/>
        <w:gridCol w:w="1679"/>
        <w:gridCol w:w="1694"/>
      </w:tblGrid>
      <w:tr w:rsidR="00433C93" w:rsidRPr="00433C93" w14:paraId="1444B23D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084EB444" w14:textId="77777777" w:rsidR="00433C93" w:rsidRPr="00433C93" w:rsidRDefault="00433C93" w:rsidP="00E743F4">
            <w:pPr>
              <w:pStyle w:val="af0"/>
            </w:pPr>
            <w:r w:rsidRPr="00433C93">
              <w:t>Всего элементов</w:t>
            </w:r>
          </w:p>
        </w:tc>
        <w:tc>
          <w:tcPr>
            <w:tcW w:w="1476" w:type="dxa"/>
            <w:noWrap/>
            <w:vAlign w:val="center"/>
            <w:hideMark/>
          </w:tcPr>
          <w:p w14:paraId="4E664FAC" w14:textId="77777777" w:rsidR="00433C93" w:rsidRPr="00433C93" w:rsidRDefault="00433C93" w:rsidP="00E743F4">
            <w:pPr>
              <w:pStyle w:val="af0"/>
            </w:pPr>
            <w:r w:rsidRPr="00433C93">
              <w:t>merge_sort</w:t>
            </w:r>
          </w:p>
        </w:tc>
        <w:tc>
          <w:tcPr>
            <w:tcW w:w="1756" w:type="dxa"/>
            <w:noWrap/>
            <w:vAlign w:val="center"/>
            <w:hideMark/>
          </w:tcPr>
          <w:p w14:paraId="460B5173" w14:textId="77777777" w:rsidR="00433C93" w:rsidRPr="00433C93" w:rsidRDefault="00433C93" w:rsidP="00E743F4">
            <w:pPr>
              <w:pStyle w:val="af0"/>
            </w:pPr>
            <w:r w:rsidRPr="00433C93">
              <w:t>merge_sort_p</w:t>
            </w:r>
          </w:p>
        </w:tc>
        <w:tc>
          <w:tcPr>
            <w:tcW w:w="1119" w:type="dxa"/>
            <w:noWrap/>
            <w:vAlign w:val="center"/>
            <w:hideMark/>
          </w:tcPr>
          <w:p w14:paraId="3B408C0F" w14:textId="77777777" w:rsidR="00433C93" w:rsidRPr="00433C93" w:rsidRDefault="00433C93" w:rsidP="00E743F4">
            <w:pPr>
              <w:pStyle w:val="af0"/>
            </w:pPr>
            <w:r w:rsidRPr="00433C93">
              <w:t>std::sort</w:t>
            </w:r>
          </w:p>
        </w:tc>
        <w:tc>
          <w:tcPr>
            <w:tcW w:w="1679" w:type="dxa"/>
            <w:noWrap/>
            <w:vAlign w:val="center"/>
            <w:hideMark/>
          </w:tcPr>
          <w:p w14:paraId="3649E8C7" w14:textId="77777777" w:rsidR="00433C93" w:rsidRPr="00433C93" w:rsidRDefault="00433C93" w:rsidP="00E743F4">
            <w:pPr>
              <w:pStyle w:val="af0"/>
            </w:pPr>
            <w:r w:rsidRPr="00433C93">
              <w:t>quick_sort_p</w:t>
            </w:r>
          </w:p>
        </w:tc>
        <w:tc>
          <w:tcPr>
            <w:tcW w:w="1694" w:type="dxa"/>
            <w:noWrap/>
            <w:vAlign w:val="center"/>
            <w:hideMark/>
          </w:tcPr>
          <w:p w14:paraId="4C73DF27" w14:textId="77777777" w:rsidR="00433C93" w:rsidRPr="00433C93" w:rsidRDefault="00433C93" w:rsidP="00E743F4">
            <w:pPr>
              <w:pStyle w:val="af0"/>
            </w:pPr>
            <w:r w:rsidRPr="00433C93">
              <w:t>radix_sort</w:t>
            </w:r>
          </w:p>
        </w:tc>
      </w:tr>
      <w:tr w:rsidR="00433C93" w:rsidRPr="00433C93" w14:paraId="312AA66B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2A76842F" w14:textId="77777777" w:rsidR="00433C93" w:rsidRPr="00433C93" w:rsidRDefault="00433C93" w:rsidP="00E743F4">
            <w:pPr>
              <w:pStyle w:val="af0"/>
            </w:pPr>
            <w:r w:rsidRPr="00433C93">
              <w:t>100000</w:t>
            </w:r>
          </w:p>
        </w:tc>
        <w:tc>
          <w:tcPr>
            <w:tcW w:w="1476" w:type="dxa"/>
            <w:noWrap/>
            <w:vAlign w:val="center"/>
            <w:hideMark/>
          </w:tcPr>
          <w:p w14:paraId="1FB9D77E" w14:textId="77777777" w:rsidR="00433C93" w:rsidRPr="00433C93" w:rsidRDefault="00433C93" w:rsidP="00E743F4">
            <w:pPr>
              <w:pStyle w:val="af0"/>
            </w:pPr>
            <w:r w:rsidRPr="00433C93">
              <w:t>9</w:t>
            </w:r>
          </w:p>
        </w:tc>
        <w:tc>
          <w:tcPr>
            <w:tcW w:w="1756" w:type="dxa"/>
            <w:noWrap/>
            <w:vAlign w:val="center"/>
            <w:hideMark/>
          </w:tcPr>
          <w:p w14:paraId="378CBD23" w14:textId="77777777" w:rsidR="00433C93" w:rsidRPr="00433C93" w:rsidRDefault="00433C93" w:rsidP="00E743F4">
            <w:pPr>
              <w:pStyle w:val="af0"/>
            </w:pPr>
            <w:r w:rsidRPr="00433C93">
              <w:t>5</w:t>
            </w:r>
          </w:p>
        </w:tc>
        <w:tc>
          <w:tcPr>
            <w:tcW w:w="1119" w:type="dxa"/>
            <w:noWrap/>
            <w:vAlign w:val="center"/>
            <w:hideMark/>
          </w:tcPr>
          <w:p w14:paraId="2D40C2AE" w14:textId="77777777" w:rsidR="00433C93" w:rsidRPr="00433C93" w:rsidRDefault="00433C93" w:rsidP="00E743F4">
            <w:pPr>
              <w:pStyle w:val="af0"/>
            </w:pPr>
            <w:r w:rsidRPr="00433C93">
              <w:t>5</w:t>
            </w:r>
          </w:p>
        </w:tc>
        <w:tc>
          <w:tcPr>
            <w:tcW w:w="1679" w:type="dxa"/>
            <w:noWrap/>
            <w:vAlign w:val="center"/>
            <w:hideMark/>
          </w:tcPr>
          <w:p w14:paraId="28795452" w14:textId="77777777" w:rsidR="00433C93" w:rsidRPr="00433C93" w:rsidRDefault="00433C93" w:rsidP="00E743F4">
            <w:pPr>
              <w:pStyle w:val="af0"/>
            </w:pPr>
            <w:r w:rsidRPr="00433C93">
              <w:t>5</w:t>
            </w:r>
          </w:p>
        </w:tc>
        <w:tc>
          <w:tcPr>
            <w:tcW w:w="1694" w:type="dxa"/>
            <w:noWrap/>
            <w:vAlign w:val="center"/>
            <w:hideMark/>
          </w:tcPr>
          <w:p w14:paraId="51A48FBA" w14:textId="77777777" w:rsidR="00433C93" w:rsidRPr="00433C93" w:rsidRDefault="00433C93" w:rsidP="00E743F4">
            <w:pPr>
              <w:pStyle w:val="af0"/>
            </w:pPr>
            <w:r w:rsidRPr="00433C93">
              <w:t>12</w:t>
            </w:r>
          </w:p>
        </w:tc>
      </w:tr>
      <w:tr w:rsidR="00433C93" w:rsidRPr="00433C93" w14:paraId="1E446EFD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C3F1429" w14:textId="77777777" w:rsidR="00433C93" w:rsidRPr="00433C93" w:rsidRDefault="00433C93" w:rsidP="00E743F4">
            <w:pPr>
              <w:pStyle w:val="af0"/>
            </w:pPr>
            <w:r w:rsidRPr="00433C93">
              <w:t>1000000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2AF55910" w14:textId="77777777" w:rsidR="00433C93" w:rsidRPr="00433C93" w:rsidRDefault="00433C93" w:rsidP="00E743F4">
            <w:pPr>
              <w:pStyle w:val="af0"/>
            </w:pPr>
            <w:r w:rsidRPr="00433C93">
              <w:t>110</w:t>
            </w:r>
          </w:p>
        </w:tc>
        <w:tc>
          <w:tcPr>
            <w:tcW w:w="1756" w:type="dxa"/>
            <w:noWrap/>
            <w:vAlign w:val="center"/>
            <w:hideMark/>
          </w:tcPr>
          <w:p w14:paraId="2166916F" w14:textId="77777777" w:rsidR="00433C93" w:rsidRPr="00433C93" w:rsidRDefault="00433C93" w:rsidP="00E743F4">
            <w:pPr>
              <w:pStyle w:val="af0"/>
            </w:pPr>
            <w:r w:rsidRPr="00433C93">
              <w:t>59</w:t>
            </w:r>
          </w:p>
        </w:tc>
        <w:tc>
          <w:tcPr>
            <w:tcW w:w="1119" w:type="dxa"/>
            <w:noWrap/>
            <w:vAlign w:val="center"/>
            <w:hideMark/>
          </w:tcPr>
          <w:p w14:paraId="76E601E6" w14:textId="77777777" w:rsidR="00433C93" w:rsidRPr="00433C93" w:rsidRDefault="00433C93" w:rsidP="00E743F4">
            <w:pPr>
              <w:pStyle w:val="af0"/>
            </w:pPr>
            <w:r w:rsidRPr="00433C93">
              <w:t>67</w:t>
            </w:r>
          </w:p>
        </w:tc>
        <w:tc>
          <w:tcPr>
            <w:tcW w:w="1679" w:type="dxa"/>
            <w:noWrap/>
            <w:vAlign w:val="center"/>
            <w:hideMark/>
          </w:tcPr>
          <w:p w14:paraId="70E3C5B2" w14:textId="77777777" w:rsidR="00433C93" w:rsidRPr="00433C93" w:rsidRDefault="00433C93" w:rsidP="00E743F4">
            <w:pPr>
              <w:pStyle w:val="af0"/>
            </w:pPr>
            <w:r w:rsidRPr="00433C93">
              <w:t>49</w:t>
            </w:r>
          </w:p>
        </w:tc>
        <w:tc>
          <w:tcPr>
            <w:tcW w:w="1694" w:type="dxa"/>
            <w:noWrap/>
            <w:vAlign w:val="center"/>
            <w:hideMark/>
          </w:tcPr>
          <w:p w14:paraId="6D24224A" w14:textId="77777777" w:rsidR="00433C93" w:rsidRPr="00433C93" w:rsidRDefault="00433C93" w:rsidP="00E743F4">
            <w:pPr>
              <w:pStyle w:val="af0"/>
            </w:pPr>
            <w:r w:rsidRPr="00433C93">
              <w:t>123</w:t>
            </w:r>
          </w:p>
        </w:tc>
      </w:tr>
      <w:tr w:rsidR="00433C93" w:rsidRPr="00433C93" w14:paraId="4AD11485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262AE5C" w14:textId="77777777" w:rsidR="00433C93" w:rsidRPr="00433C93" w:rsidRDefault="00433C93" w:rsidP="00E743F4">
            <w:pPr>
              <w:pStyle w:val="af0"/>
            </w:pPr>
            <w:r w:rsidRPr="00433C93">
              <w:t>10000000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5EC7E014" w14:textId="77777777" w:rsidR="00433C93" w:rsidRPr="00433C93" w:rsidRDefault="00433C93" w:rsidP="00E743F4">
            <w:pPr>
              <w:pStyle w:val="af0"/>
            </w:pPr>
            <w:r w:rsidRPr="00433C93">
              <w:t>1274</w:t>
            </w:r>
          </w:p>
        </w:tc>
        <w:tc>
          <w:tcPr>
            <w:tcW w:w="1756" w:type="dxa"/>
            <w:noWrap/>
            <w:vAlign w:val="center"/>
            <w:hideMark/>
          </w:tcPr>
          <w:p w14:paraId="34EC453E" w14:textId="77777777" w:rsidR="00433C93" w:rsidRPr="00433C93" w:rsidRDefault="00433C93" w:rsidP="00E743F4">
            <w:pPr>
              <w:pStyle w:val="af0"/>
            </w:pPr>
            <w:r w:rsidRPr="00433C93">
              <w:t>683</w:t>
            </w:r>
          </w:p>
        </w:tc>
        <w:tc>
          <w:tcPr>
            <w:tcW w:w="1119" w:type="dxa"/>
            <w:noWrap/>
            <w:vAlign w:val="center"/>
            <w:hideMark/>
          </w:tcPr>
          <w:p w14:paraId="67293D87" w14:textId="77777777" w:rsidR="00433C93" w:rsidRPr="00433C93" w:rsidRDefault="00433C93" w:rsidP="00E743F4">
            <w:pPr>
              <w:pStyle w:val="af0"/>
            </w:pPr>
            <w:r w:rsidRPr="00433C93">
              <w:t>788</w:t>
            </w:r>
          </w:p>
        </w:tc>
        <w:tc>
          <w:tcPr>
            <w:tcW w:w="1679" w:type="dxa"/>
            <w:noWrap/>
            <w:vAlign w:val="center"/>
            <w:hideMark/>
          </w:tcPr>
          <w:p w14:paraId="342A545D" w14:textId="77777777" w:rsidR="00433C93" w:rsidRPr="00433C93" w:rsidRDefault="00433C93" w:rsidP="00E743F4">
            <w:pPr>
              <w:pStyle w:val="af0"/>
            </w:pPr>
            <w:r w:rsidRPr="00433C93">
              <w:t>730</w:t>
            </w:r>
          </w:p>
        </w:tc>
        <w:tc>
          <w:tcPr>
            <w:tcW w:w="1694" w:type="dxa"/>
            <w:noWrap/>
            <w:vAlign w:val="center"/>
            <w:hideMark/>
          </w:tcPr>
          <w:p w14:paraId="56F331F9" w14:textId="77777777" w:rsidR="00433C93" w:rsidRPr="00433C93" w:rsidRDefault="00433C93" w:rsidP="00E743F4">
            <w:pPr>
              <w:pStyle w:val="af0"/>
            </w:pPr>
            <w:r w:rsidRPr="00433C93">
              <w:t>1247</w:t>
            </w:r>
          </w:p>
        </w:tc>
      </w:tr>
      <w:tr w:rsidR="00433C93" w:rsidRPr="00433C93" w14:paraId="138CC48B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20CFDD8" w14:textId="77777777" w:rsidR="00433C93" w:rsidRPr="00433C93" w:rsidRDefault="00433C93" w:rsidP="00E743F4">
            <w:pPr>
              <w:pStyle w:val="af0"/>
            </w:pPr>
            <w:r w:rsidRPr="00433C93">
              <w:t>100000000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577324E7" w14:textId="77777777" w:rsidR="00433C93" w:rsidRPr="00433C93" w:rsidRDefault="00433C93" w:rsidP="00E743F4">
            <w:pPr>
              <w:pStyle w:val="af0"/>
            </w:pPr>
            <w:r w:rsidRPr="00433C93">
              <w:t>14460</w:t>
            </w:r>
          </w:p>
        </w:tc>
        <w:tc>
          <w:tcPr>
            <w:tcW w:w="1756" w:type="dxa"/>
            <w:noWrap/>
            <w:vAlign w:val="center"/>
            <w:hideMark/>
          </w:tcPr>
          <w:p w14:paraId="775B9F29" w14:textId="77777777" w:rsidR="00433C93" w:rsidRPr="00433C93" w:rsidRDefault="00433C93" w:rsidP="00E743F4">
            <w:pPr>
              <w:pStyle w:val="af0"/>
            </w:pPr>
            <w:r w:rsidRPr="00433C93">
              <w:t>7755</w:t>
            </w:r>
          </w:p>
        </w:tc>
        <w:tc>
          <w:tcPr>
            <w:tcW w:w="1119" w:type="dxa"/>
            <w:noWrap/>
            <w:vAlign w:val="center"/>
            <w:hideMark/>
          </w:tcPr>
          <w:p w14:paraId="10F5E1A8" w14:textId="77777777" w:rsidR="00433C93" w:rsidRPr="00433C93" w:rsidRDefault="00433C93" w:rsidP="00E743F4">
            <w:pPr>
              <w:pStyle w:val="af0"/>
            </w:pPr>
            <w:r w:rsidRPr="00433C93">
              <w:t>8974</w:t>
            </w:r>
          </w:p>
        </w:tc>
        <w:tc>
          <w:tcPr>
            <w:tcW w:w="1679" w:type="dxa"/>
            <w:noWrap/>
            <w:vAlign w:val="center"/>
            <w:hideMark/>
          </w:tcPr>
          <w:p w14:paraId="43DEA3F3" w14:textId="77777777" w:rsidR="00433C93" w:rsidRPr="00433C93" w:rsidRDefault="00433C93" w:rsidP="00E743F4">
            <w:pPr>
              <w:pStyle w:val="af0"/>
            </w:pPr>
            <w:r w:rsidRPr="00433C93">
              <w:t>6062</w:t>
            </w:r>
          </w:p>
        </w:tc>
        <w:tc>
          <w:tcPr>
            <w:tcW w:w="1694" w:type="dxa"/>
            <w:noWrap/>
            <w:vAlign w:val="center"/>
            <w:hideMark/>
          </w:tcPr>
          <w:p w14:paraId="4F448AC7" w14:textId="77777777" w:rsidR="00433C93" w:rsidRPr="00433C93" w:rsidRDefault="00433C93" w:rsidP="00E743F4">
            <w:pPr>
              <w:pStyle w:val="af0"/>
            </w:pPr>
            <w:r w:rsidRPr="00433C93">
              <w:t>12471</w:t>
            </w:r>
          </w:p>
        </w:tc>
      </w:tr>
    </w:tbl>
    <w:p w14:paraId="28B82E2C" w14:textId="77777777" w:rsidR="004D13DE" w:rsidRDefault="004D13DE" w:rsidP="00700574">
      <w:pPr>
        <w:jc w:val="both"/>
        <w:rPr>
          <w:b/>
          <w:bCs/>
        </w:rPr>
      </w:pPr>
    </w:p>
    <w:p w14:paraId="617CDEB5" w14:textId="5151EAF8" w:rsidR="00700574" w:rsidRDefault="004D13DE" w:rsidP="00700574">
      <w:pPr>
        <w:jc w:val="both"/>
        <w:rPr>
          <w:b/>
          <w:bCs/>
        </w:rPr>
      </w:pPr>
      <w:r>
        <w:rPr>
          <w:b/>
          <w:bCs/>
        </w:rPr>
        <w:t>Р</w:t>
      </w:r>
      <w:r w:rsidR="00700574" w:rsidRPr="004D13DE">
        <w:rPr>
          <w:b/>
          <w:bCs/>
        </w:rPr>
        <w:t>азряженн</w:t>
      </w:r>
      <w:r>
        <w:rPr>
          <w:b/>
          <w:bCs/>
        </w:rPr>
        <w:t>ая</w:t>
      </w:r>
      <w:r w:rsidR="00700574" w:rsidRPr="004D13DE">
        <w:rPr>
          <w:b/>
          <w:bCs/>
        </w:rPr>
        <w:t xml:space="preserve"> последовательност</w:t>
      </w:r>
      <w:r w:rsidR="0099466A" w:rsidRPr="004D13DE">
        <w:rPr>
          <w:b/>
          <w:bCs/>
        </w:rPr>
        <w:t>ь</w:t>
      </w:r>
      <w:r w:rsidR="00700574" w:rsidRPr="004D13DE">
        <w:rPr>
          <w:b/>
          <w:bCs/>
        </w:rPr>
        <w:t>, с повторениями</w:t>
      </w:r>
      <w:r w:rsidRPr="004D13DE">
        <w:rPr>
          <w:b/>
          <w:bCs/>
        </w:rPr>
        <w:t>.</w:t>
      </w:r>
    </w:p>
    <w:p w14:paraId="4EB01392" w14:textId="01DF91BA" w:rsidR="007C4990" w:rsidRDefault="007C4990" w:rsidP="00700574">
      <w:pPr>
        <w:jc w:val="both"/>
      </w:pPr>
      <w:r>
        <w:t xml:space="preserve">Для генерации данной последовательности использовался алгоритм </w:t>
      </w:r>
      <w:r w:rsidR="00B11791">
        <w:rPr>
          <w:b/>
          <w:bCs/>
        </w:rPr>
        <w:t xml:space="preserve">seqRestrRep </w:t>
      </w:r>
      <w:proofErr w:type="gramStart"/>
      <w:r w:rsidR="00B11791">
        <w:t>с</w:t>
      </w:r>
      <w:proofErr w:type="gramEnd"/>
      <w:r w:rsidR="00B11791">
        <w:t xml:space="preserve"> значением </w:t>
      </w:r>
      <w:r w:rsidR="00B11791">
        <w:rPr>
          <w:lang w:val="en-US"/>
        </w:rPr>
        <w:t>repCnt</w:t>
      </w:r>
      <w:r w:rsidR="00B11791" w:rsidRPr="00B11791">
        <w:t xml:space="preserve"> = </w:t>
      </w:r>
      <w:r w:rsidR="00B11791">
        <w:rPr>
          <w:lang w:val="en-US"/>
        </w:rPr>
        <w:t>len</w:t>
      </w:r>
      <w:r w:rsidR="00B11791" w:rsidRPr="00B11791">
        <w:t xml:space="preserve"> / </w:t>
      </w:r>
      <w:r w:rsidR="00567564">
        <w:t>2</w:t>
      </w:r>
      <w:r w:rsidR="00B11791" w:rsidRPr="00B11791">
        <w:t>.</w:t>
      </w:r>
    </w:p>
    <w:p w14:paraId="42792520" w14:textId="18928B96" w:rsidR="00B11791" w:rsidRDefault="006E1BE3" w:rsidP="00E743F4">
      <w:pPr>
        <w:ind w:firstLine="0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4901BE47" wp14:editId="139B1AB1">
            <wp:extent cx="5934075" cy="3629025"/>
            <wp:effectExtent l="0" t="0" r="9525" b="9525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D9F6623-EB9C-4671-92BD-FBB868D004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2961E517" w14:textId="46587CD9" w:rsidR="00B11791" w:rsidRPr="00D57F9E" w:rsidRDefault="00B11791" w:rsidP="00777625">
      <w:pPr>
        <w:ind w:firstLine="0"/>
        <w:jc w:val="center"/>
      </w:pPr>
      <w:r>
        <w:t>Рис.</w:t>
      </w:r>
      <w:r w:rsidR="00BE7CA9">
        <w:t xml:space="preserve"> 12</w:t>
      </w:r>
      <w:r>
        <w:t xml:space="preserve"> – разряженная последовательность с повторениями</w:t>
      </w:r>
      <w:r w:rsidR="00D57F9E" w:rsidRPr="00D57F9E">
        <w:t>.</w:t>
      </w:r>
    </w:p>
    <w:p w14:paraId="020B4FAF" w14:textId="02AE2756" w:rsidR="00D57F9E" w:rsidRDefault="00D57F9E" w:rsidP="00D57F9E">
      <w:pPr>
        <w:jc w:val="right"/>
        <w:rPr>
          <w:noProof/>
        </w:rPr>
      </w:pPr>
      <w:r>
        <w:t xml:space="preserve">Таблица </w:t>
      </w:r>
      <w:r w:rsidR="00433C93">
        <w:t>6</w:t>
      </w:r>
      <w:r>
        <w:t xml:space="preserve"> - </w:t>
      </w:r>
      <w:r>
        <w:rPr>
          <w:noProof/>
        </w:rPr>
        <w:t>время работы алгоритмов на разряженных последовательностях с повторениями.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40"/>
        <w:gridCol w:w="1476"/>
        <w:gridCol w:w="1756"/>
        <w:gridCol w:w="1119"/>
        <w:gridCol w:w="1679"/>
        <w:gridCol w:w="1694"/>
      </w:tblGrid>
      <w:tr w:rsidR="00433C93" w:rsidRPr="00433C93" w14:paraId="740359D5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1601CB33" w14:textId="77777777" w:rsidR="00433C93" w:rsidRPr="00433C93" w:rsidRDefault="00433C93" w:rsidP="00BE7CA9">
            <w:pPr>
              <w:pStyle w:val="af0"/>
            </w:pPr>
            <w:r w:rsidRPr="00433C93">
              <w:t>Всего элементов</w:t>
            </w:r>
          </w:p>
        </w:tc>
        <w:tc>
          <w:tcPr>
            <w:tcW w:w="1476" w:type="dxa"/>
            <w:noWrap/>
            <w:vAlign w:val="center"/>
            <w:hideMark/>
          </w:tcPr>
          <w:p w14:paraId="5DDD1893" w14:textId="77777777" w:rsidR="00433C93" w:rsidRPr="00433C93" w:rsidRDefault="00433C93" w:rsidP="00BE7CA9">
            <w:pPr>
              <w:pStyle w:val="af0"/>
            </w:pPr>
            <w:r w:rsidRPr="00433C93">
              <w:t>merge_sort</w:t>
            </w:r>
          </w:p>
        </w:tc>
        <w:tc>
          <w:tcPr>
            <w:tcW w:w="1756" w:type="dxa"/>
            <w:noWrap/>
            <w:vAlign w:val="center"/>
            <w:hideMark/>
          </w:tcPr>
          <w:p w14:paraId="0604B053" w14:textId="77777777" w:rsidR="00433C93" w:rsidRPr="00433C93" w:rsidRDefault="00433C93" w:rsidP="00BE7CA9">
            <w:pPr>
              <w:pStyle w:val="af0"/>
            </w:pPr>
            <w:r w:rsidRPr="00433C93">
              <w:t>merge_sort_p</w:t>
            </w:r>
          </w:p>
        </w:tc>
        <w:tc>
          <w:tcPr>
            <w:tcW w:w="1119" w:type="dxa"/>
            <w:noWrap/>
            <w:vAlign w:val="center"/>
            <w:hideMark/>
          </w:tcPr>
          <w:p w14:paraId="7CED095C" w14:textId="77777777" w:rsidR="00433C93" w:rsidRPr="00433C93" w:rsidRDefault="00433C93" w:rsidP="00BE7CA9">
            <w:pPr>
              <w:pStyle w:val="af0"/>
            </w:pPr>
            <w:r w:rsidRPr="00433C93">
              <w:t>std::sort</w:t>
            </w:r>
          </w:p>
        </w:tc>
        <w:tc>
          <w:tcPr>
            <w:tcW w:w="1679" w:type="dxa"/>
            <w:noWrap/>
            <w:vAlign w:val="center"/>
            <w:hideMark/>
          </w:tcPr>
          <w:p w14:paraId="2C8D0AE1" w14:textId="77777777" w:rsidR="00433C93" w:rsidRPr="00433C93" w:rsidRDefault="00433C93" w:rsidP="00BE7CA9">
            <w:pPr>
              <w:pStyle w:val="af0"/>
            </w:pPr>
            <w:r w:rsidRPr="00433C93">
              <w:t>quick_sort_p</w:t>
            </w:r>
          </w:p>
        </w:tc>
        <w:tc>
          <w:tcPr>
            <w:tcW w:w="1694" w:type="dxa"/>
            <w:noWrap/>
            <w:vAlign w:val="center"/>
            <w:hideMark/>
          </w:tcPr>
          <w:p w14:paraId="39E72857" w14:textId="77777777" w:rsidR="00433C93" w:rsidRPr="00433C93" w:rsidRDefault="00433C93" w:rsidP="00BE7CA9">
            <w:pPr>
              <w:pStyle w:val="af0"/>
            </w:pPr>
            <w:r w:rsidRPr="00433C93">
              <w:t>radix_sort</w:t>
            </w:r>
          </w:p>
        </w:tc>
      </w:tr>
      <w:tr w:rsidR="00433C93" w:rsidRPr="00433C93" w14:paraId="4862B1BC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3F9A447A" w14:textId="77777777" w:rsidR="00433C93" w:rsidRPr="00433C93" w:rsidRDefault="00433C93" w:rsidP="00BE7CA9">
            <w:pPr>
              <w:pStyle w:val="af0"/>
            </w:pPr>
            <w:r w:rsidRPr="00433C93">
              <w:t>100000</w:t>
            </w:r>
          </w:p>
        </w:tc>
        <w:tc>
          <w:tcPr>
            <w:tcW w:w="1476" w:type="dxa"/>
            <w:noWrap/>
            <w:vAlign w:val="center"/>
            <w:hideMark/>
          </w:tcPr>
          <w:p w14:paraId="1C41DF27" w14:textId="77777777" w:rsidR="00433C93" w:rsidRPr="00433C93" w:rsidRDefault="00433C93" w:rsidP="00BE7CA9">
            <w:pPr>
              <w:pStyle w:val="af0"/>
            </w:pPr>
            <w:r w:rsidRPr="00433C93">
              <w:t>9</w:t>
            </w:r>
          </w:p>
        </w:tc>
        <w:tc>
          <w:tcPr>
            <w:tcW w:w="1756" w:type="dxa"/>
            <w:noWrap/>
            <w:vAlign w:val="center"/>
            <w:hideMark/>
          </w:tcPr>
          <w:p w14:paraId="261AA50D" w14:textId="77777777" w:rsidR="00433C93" w:rsidRPr="00433C93" w:rsidRDefault="00433C93" w:rsidP="00BE7CA9">
            <w:pPr>
              <w:pStyle w:val="af0"/>
            </w:pPr>
            <w:r w:rsidRPr="00433C93">
              <w:t>5</w:t>
            </w:r>
          </w:p>
        </w:tc>
        <w:tc>
          <w:tcPr>
            <w:tcW w:w="1119" w:type="dxa"/>
            <w:noWrap/>
            <w:vAlign w:val="center"/>
            <w:hideMark/>
          </w:tcPr>
          <w:p w14:paraId="673A9AF1" w14:textId="77777777" w:rsidR="00433C93" w:rsidRPr="00433C93" w:rsidRDefault="00433C93" w:rsidP="00BE7CA9">
            <w:pPr>
              <w:pStyle w:val="af0"/>
            </w:pPr>
            <w:r w:rsidRPr="00433C93">
              <w:t>5</w:t>
            </w:r>
          </w:p>
        </w:tc>
        <w:tc>
          <w:tcPr>
            <w:tcW w:w="1679" w:type="dxa"/>
            <w:noWrap/>
            <w:vAlign w:val="center"/>
            <w:hideMark/>
          </w:tcPr>
          <w:p w14:paraId="4E570ABB" w14:textId="77777777" w:rsidR="00433C93" w:rsidRPr="00433C93" w:rsidRDefault="00433C93" w:rsidP="00BE7CA9">
            <w:pPr>
              <w:pStyle w:val="af0"/>
            </w:pPr>
            <w:r w:rsidRPr="00433C93">
              <w:t>4</w:t>
            </w:r>
          </w:p>
        </w:tc>
        <w:tc>
          <w:tcPr>
            <w:tcW w:w="1694" w:type="dxa"/>
            <w:noWrap/>
            <w:vAlign w:val="center"/>
            <w:hideMark/>
          </w:tcPr>
          <w:p w14:paraId="7C439972" w14:textId="77777777" w:rsidR="00433C93" w:rsidRPr="00433C93" w:rsidRDefault="00433C93" w:rsidP="00BE7CA9">
            <w:pPr>
              <w:pStyle w:val="af0"/>
            </w:pPr>
            <w:r w:rsidRPr="00433C93">
              <w:t>12</w:t>
            </w:r>
          </w:p>
        </w:tc>
      </w:tr>
      <w:tr w:rsidR="00433C93" w:rsidRPr="00433C93" w14:paraId="2AA99A5F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0D4954F0" w14:textId="77777777" w:rsidR="00433C93" w:rsidRPr="00433C93" w:rsidRDefault="00433C93" w:rsidP="00BE7CA9">
            <w:pPr>
              <w:pStyle w:val="af0"/>
            </w:pPr>
            <w:r w:rsidRPr="00433C93">
              <w:t>1000000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514C3448" w14:textId="77777777" w:rsidR="00433C93" w:rsidRPr="00433C93" w:rsidRDefault="00433C93" w:rsidP="00BE7CA9">
            <w:pPr>
              <w:pStyle w:val="af0"/>
            </w:pPr>
            <w:r w:rsidRPr="00433C93">
              <w:t>110</w:t>
            </w:r>
          </w:p>
        </w:tc>
        <w:tc>
          <w:tcPr>
            <w:tcW w:w="1756" w:type="dxa"/>
            <w:noWrap/>
            <w:vAlign w:val="center"/>
            <w:hideMark/>
          </w:tcPr>
          <w:p w14:paraId="737E97BA" w14:textId="77777777" w:rsidR="00433C93" w:rsidRPr="00433C93" w:rsidRDefault="00433C93" w:rsidP="00BE7CA9">
            <w:pPr>
              <w:pStyle w:val="af0"/>
            </w:pPr>
            <w:r w:rsidRPr="00433C93">
              <w:t>59</w:t>
            </w:r>
          </w:p>
        </w:tc>
        <w:tc>
          <w:tcPr>
            <w:tcW w:w="1119" w:type="dxa"/>
            <w:noWrap/>
            <w:vAlign w:val="center"/>
            <w:hideMark/>
          </w:tcPr>
          <w:p w14:paraId="5A8FB826" w14:textId="77777777" w:rsidR="00433C93" w:rsidRPr="00433C93" w:rsidRDefault="00433C93" w:rsidP="00BE7CA9">
            <w:pPr>
              <w:pStyle w:val="af0"/>
            </w:pPr>
            <w:r w:rsidRPr="00433C93">
              <w:t>67</w:t>
            </w:r>
          </w:p>
        </w:tc>
        <w:tc>
          <w:tcPr>
            <w:tcW w:w="1679" w:type="dxa"/>
            <w:noWrap/>
            <w:vAlign w:val="center"/>
            <w:hideMark/>
          </w:tcPr>
          <w:p w14:paraId="56987420" w14:textId="77777777" w:rsidR="00433C93" w:rsidRPr="00433C93" w:rsidRDefault="00433C93" w:rsidP="00BE7CA9">
            <w:pPr>
              <w:pStyle w:val="af0"/>
            </w:pPr>
            <w:r w:rsidRPr="00433C93">
              <w:t>73</w:t>
            </w:r>
          </w:p>
        </w:tc>
        <w:tc>
          <w:tcPr>
            <w:tcW w:w="1694" w:type="dxa"/>
            <w:noWrap/>
            <w:vAlign w:val="center"/>
            <w:hideMark/>
          </w:tcPr>
          <w:p w14:paraId="31ABE62A" w14:textId="77777777" w:rsidR="00433C93" w:rsidRPr="00433C93" w:rsidRDefault="00433C93" w:rsidP="00BE7CA9">
            <w:pPr>
              <w:pStyle w:val="af0"/>
            </w:pPr>
            <w:r w:rsidRPr="00433C93">
              <w:t>123</w:t>
            </w:r>
          </w:p>
        </w:tc>
      </w:tr>
      <w:tr w:rsidR="00433C93" w:rsidRPr="00433C93" w14:paraId="036BACD6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794026E" w14:textId="77777777" w:rsidR="00433C93" w:rsidRPr="00433C93" w:rsidRDefault="00433C93" w:rsidP="00BE7CA9">
            <w:pPr>
              <w:pStyle w:val="af0"/>
            </w:pPr>
            <w:r w:rsidRPr="00433C93">
              <w:t>10000000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142E2096" w14:textId="77777777" w:rsidR="00433C93" w:rsidRPr="00433C93" w:rsidRDefault="00433C93" w:rsidP="00BE7CA9">
            <w:pPr>
              <w:pStyle w:val="af0"/>
            </w:pPr>
            <w:r w:rsidRPr="00433C93">
              <w:t>1271</w:t>
            </w:r>
          </w:p>
        </w:tc>
        <w:tc>
          <w:tcPr>
            <w:tcW w:w="1756" w:type="dxa"/>
            <w:noWrap/>
            <w:vAlign w:val="center"/>
            <w:hideMark/>
          </w:tcPr>
          <w:p w14:paraId="48A4E02D" w14:textId="77777777" w:rsidR="00433C93" w:rsidRPr="00433C93" w:rsidRDefault="00433C93" w:rsidP="00BE7CA9">
            <w:pPr>
              <w:pStyle w:val="af0"/>
            </w:pPr>
            <w:r w:rsidRPr="00433C93">
              <w:t>674</w:t>
            </w:r>
          </w:p>
        </w:tc>
        <w:tc>
          <w:tcPr>
            <w:tcW w:w="1119" w:type="dxa"/>
            <w:noWrap/>
            <w:vAlign w:val="center"/>
            <w:hideMark/>
          </w:tcPr>
          <w:p w14:paraId="7838F556" w14:textId="77777777" w:rsidR="00433C93" w:rsidRPr="00433C93" w:rsidRDefault="00433C93" w:rsidP="00BE7CA9">
            <w:pPr>
              <w:pStyle w:val="af0"/>
            </w:pPr>
            <w:r w:rsidRPr="00433C93">
              <w:t>785</w:t>
            </w:r>
          </w:p>
        </w:tc>
        <w:tc>
          <w:tcPr>
            <w:tcW w:w="1679" w:type="dxa"/>
            <w:noWrap/>
            <w:vAlign w:val="center"/>
            <w:hideMark/>
          </w:tcPr>
          <w:p w14:paraId="3C28E006" w14:textId="77777777" w:rsidR="00433C93" w:rsidRPr="00433C93" w:rsidRDefault="00433C93" w:rsidP="00BE7CA9">
            <w:pPr>
              <w:pStyle w:val="af0"/>
            </w:pPr>
            <w:r w:rsidRPr="00433C93">
              <w:t>737</w:t>
            </w:r>
          </w:p>
        </w:tc>
        <w:tc>
          <w:tcPr>
            <w:tcW w:w="1694" w:type="dxa"/>
            <w:noWrap/>
            <w:vAlign w:val="center"/>
            <w:hideMark/>
          </w:tcPr>
          <w:p w14:paraId="072722B8" w14:textId="77777777" w:rsidR="00433C93" w:rsidRPr="00433C93" w:rsidRDefault="00433C93" w:rsidP="00BE7CA9">
            <w:pPr>
              <w:pStyle w:val="af0"/>
            </w:pPr>
            <w:r w:rsidRPr="00433C93">
              <w:t>1250</w:t>
            </w:r>
          </w:p>
        </w:tc>
      </w:tr>
      <w:tr w:rsidR="00433C93" w:rsidRPr="00433C93" w14:paraId="1A7A502A" w14:textId="77777777" w:rsidTr="00433C93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4D245DD" w14:textId="77777777" w:rsidR="00433C93" w:rsidRPr="00433C93" w:rsidRDefault="00433C93" w:rsidP="00BE7CA9">
            <w:pPr>
              <w:pStyle w:val="af0"/>
            </w:pPr>
            <w:r w:rsidRPr="00433C93">
              <w:t>100000000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21CF0B00" w14:textId="77777777" w:rsidR="00433C93" w:rsidRPr="00433C93" w:rsidRDefault="00433C93" w:rsidP="00BE7CA9">
            <w:pPr>
              <w:pStyle w:val="af0"/>
            </w:pPr>
            <w:r w:rsidRPr="00433C93">
              <w:t>14407</w:t>
            </w:r>
          </w:p>
        </w:tc>
        <w:tc>
          <w:tcPr>
            <w:tcW w:w="1756" w:type="dxa"/>
            <w:noWrap/>
            <w:vAlign w:val="center"/>
            <w:hideMark/>
          </w:tcPr>
          <w:p w14:paraId="1EE5BF11" w14:textId="77777777" w:rsidR="00433C93" w:rsidRPr="00433C93" w:rsidRDefault="00433C93" w:rsidP="00BE7CA9">
            <w:pPr>
              <w:pStyle w:val="af0"/>
            </w:pPr>
            <w:r w:rsidRPr="00433C93">
              <w:t>7672</w:t>
            </w:r>
          </w:p>
        </w:tc>
        <w:tc>
          <w:tcPr>
            <w:tcW w:w="1119" w:type="dxa"/>
            <w:noWrap/>
            <w:vAlign w:val="center"/>
            <w:hideMark/>
          </w:tcPr>
          <w:p w14:paraId="6EDFAE43" w14:textId="77777777" w:rsidR="00433C93" w:rsidRPr="00433C93" w:rsidRDefault="00433C93" w:rsidP="00BE7CA9">
            <w:pPr>
              <w:pStyle w:val="af0"/>
            </w:pPr>
            <w:r w:rsidRPr="00433C93">
              <w:t>9042</w:t>
            </w:r>
          </w:p>
        </w:tc>
        <w:tc>
          <w:tcPr>
            <w:tcW w:w="1679" w:type="dxa"/>
            <w:noWrap/>
            <w:vAlign w:val="center"/>
            <w:hideMark/>
          </w:tcPr>
          <w:p w14:paraId="162D3E4C" w14:textId="77777777" w:rsidR="00433C93" w:rsidRPr="00433C93" w:rsidRDefault="00433C93" w:rsidP="00BE7CA9">
            <w:pPr>
              <w:pStyle w:val="af0"/>
            </w:pPr>
            <w:r w:rsidRPr="00433C93">
              <w:t>7786</w:t>
            </w:r>
          </w:p>
        </w:tc>
        <w:tc>
          <w:tcPr>
            <w:tcW w:w="1694" w:type="dxa"/>
            <w:noWrap/>
            <w:vAlign w:val="center"/>
            <w:hideMark/>
          </w:tcPr>
          <w:p w14:paraId="60BBAA1F" w14:textId="77777777" w:rsidR="00433C93" w:rsidRPr="00433C93" w:rsidRDefault="00433C93" w:rsidP="00BE7CA9">
            <w:pPr>
              <w:pStyle w:val="af0"/>
            </w:pPr>
            <w:r w:rsidRPr="00433C93">
              <w:t>12461</w:t>
            </w:r>
          </w:p>
        </w:tc>
      </w:tr>
    </w:tbl>
    <w:p w14:paraId="4767B381" w14:textId="77777777" w:rsidR="00BE7CA9" w:rsidRDefault="00BE7CA9" w:rsidP="00700574">
      <w:pPr>
        <w:jc w:val="both"/>
        <w:rPr>
          <w:b/>
          <w:bCs/>
        </w:rPr>
      </w:pPr>
    </w:p>
    <w:p w14:paraId="0E789DA6" w14:textId="4BBA5BFC" w:rsidR="00700574" w:rsidRDefault="009E3BAF" w:rsidP="00700574">
      <w:pPr>
        <w:jc w:val="both"/>
        <w:rPr>
          <w:b/>
          <w:bCs/>
        </w:rPr>
      </w:pPr>
      <w:r>
        <w:rPr>
          <w:b/>
          <w:bCs/>
        </w:rPr>
        <w:t>П</w:t>
      </w:r>
      <w:r w:rsidR="00700574" w:rsidRPr="009E3BAF">
        <w:rPr>
          <w:b/>
          <w:bCs/>
        </w:rPr>
        <w:t>оследовательности неравномерной плотности.</w:t>
      </w:r>
    </w:p>
    <w:p w14:paraId="27AAB1D9" w14:textId="0298747A" w:rsidR="009E3BAF" w:rsidRPr="00C23995" w:rsidRDefault="00C23995" w:rsidP="00700574">
      <w:pPr>
        <w:jc w:val="both"/>
      </w:pPr>
      <w:r>
        <w:t xml:space="preserve">Для генерации последовательности использовался алгоритм </w:t>
      </w:r>
      <w:r>
        <w:rPr>
          <w:b/>
          <w:bCs/>
        </w:rPr>
        <w:t>unevenSeq</w:t>
      </w:r>
      <w:r w:rsidRPr="00C23995">
        <w:rPr>
          <w:b/>
          <w:bCs/>
        </w:rPr>
        <w:t xml:space="preserve">. </w:t>
      </w:r>
      <w:r w:rsidR="00CD7920">
        <w:rPr>
          <w:b/>
          <w:bCs/>
        </w:rPr>
        <w:tab/>
      </w:r>
    </w:p>
    <w:p w14:paraId="1CDF1957" w14:textId="676AF91A" w:rsidR="00700574" w:rsidRDefault="00CD2D6C" w:rsidP="0077762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0DE34FB6" wp14:editId="6CE576E6">
            <wp:extent cx="5934075" cy="3657600"/>
            <wp:effectExtent l="0" t="0" r="9525" b="0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C01416D6-0F0B-4586-8ABA-688AB0D1F84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5481F88D" w14:textId="2CCBB4CC" w:rsidR="00C1131A" w:rsidRDefault="00C1131A" w:rsidP="00777625">
      <w:pPr>
        <w:ind w:firstLine="0"/>
        <w:jc w:val="center"/>
      </w:pPr>
      <w:r>
        <w:t xml:space="preserve">Рис. </w:t>
      </w:r>
      <w:r w:rsidR="00BE7CA9">
        <w:t xml:space="preserve">13 </w:t>
      </w:r>
      <w:r>
        <w:t>– время работы алгоритмов на последовательностях неравномерной плотности.</w:t>
      </w:r>
    </w:p>
    <w:p w14:paraId="458A7354" w14:textId="49FB42D4" w:rsidR="00433C93" w:rsidRDefault="00433C93" w:rsidP="00433C93">
      <w:pPr>
        <w:jc w:val="right"/>
        <w:rPr>
          <w:noProof/>
        </w:rPr>
      </w:pPr>
      <w:r>
        <w:t xml:space="preserve">Таблица 7 - </w:t>
      </w:r>
      <w:r>
        <w:rPr>
          <w:noProof/>
        </w:rPr>
        <w:t>время работы алгоритмов на разряженных последовательностях с повторениями.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40"/>
        <w:gridCol w:w="1476"/>
        <w:gridCol w:w="1756"/>
        <w:gridCol w:w="1119"/>
        <w:gridCol w:w="1679"/>
        <w:gridCol w:w="1694"/>
      </w:tblGrid>
      <w:tr w:rsidR="00813EFF" w:rsidRPr="00813EFF" w14:paraId="17885D26" w14:textId="77777777" w:rsidTr="00813EFF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D5E39E6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Всего элементов</w:t>
            </w:r>
          </w:p>
        </w:tc>
        <w:tc>
          <w:tcPr>
            <w:tcW w:w="1476" w:type="dxa"/>
            <w:noWrap/>
            <w:vAlign w:val="center"/>
            <w:hideMark/>
          </w:tcPr>
          <w:p w14:paraId="02E00965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merge_sort</w:t>
            </w:r>
          </w:p>
        </w:tc>
        <w:tc>
          <w:tcPr>
            <w:tcW w:w="1756" w:type="dxa"/>
            <w:noWrap/>
            <w:vAlign w:val="center"/>
            <w:hideMark/>
          </w:tcPr>
          <w:p w14:paraId="67D51D30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merge_sort_p</w:t>
            </w:r>
          </w:p>
        </w:tc>
        <w:tc>
          <w:tcPr>
            <w:tcW w:w="1119" w:type="dxa"/>
            <w:noWrap/>
            <w:vAlign w:val="center"/>
            <w:hideMark/>
          </w:tcPr>
          <w:p w14:paraId="75CDAECD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std::sort</w:t>
            </w:r>
          </w:p>
        </w:tc>
        <w:tc>
          <w:tcPr>
            <w:tcW w:w="1679" w:type="dxa"/>
            <w:noWrap/>
            <w:vAlign w:val="center"/>
            <w:hideMark/>
          </w:tcPr>
          <w:p w14:paraId="6EB7E2AF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quick_sort_p</w:t>
            </w:r>
          </w:p>
        </w:tc>
        <w:tc>
          <w:tcPr>
            <w:tcW w:w="1694" w:type="dxa"/>
            <w:noWrap/>
            <w:vAlign w:val="center"/>
            <w:hideMark/>
          </w:tcPr>
          <w:p w14:paraId="1F80494A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radix_sort</w:t>
            </w:r>
          </w:p>
        </w:tc>
      </w:tr>
      <w:tr w:rsidR="00813EFF" w:rsidRPr="00813EFF" w14:paraId="35E05DCE" w14:textId="77777777" w:rsidTr="00813EFF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656A364C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100000</w:t>
            </w:r>
          </w:p>
        </w:tc>
        <w:tc>
          <w:tcPr>
            <w:tcW w:w="1476" w:type="dxa"/>
            <w:noWrap/>
            <w:vAlign w:val="center"/>
            <w:hideMark/>
          </w:tcPr>
          <w:p w14:paraId="36B1E3FE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9</w:t>
            </w:r>
          </w:p>
        </w:tc>
        <w:tc>
          <w:tcPr>
            <w:tcW w:w="1756" w:type="dxa"/>
            <w:noWrap/>
            <w:vAlign w:val="center"/>
            <w:hideMark/>
          </w:tcPr>
          <w:p w14:paraId="61844DB4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5</w:t>
            </w:r>
          </w:p>
        </w:tc>
        <w:tc>
          <w:tcPr>
            <w:tcW w:w="1119" w:type="dxa"/>
            <w:noWrap/>
            <w:vAlign w:val="center"/>
            <w:hideMark/>
          </w:tcPr>
          <w:p w14:paraId="2BA5E8B4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5</w:t>
            </w:r>
          </w:p>
        </w:tc>
        <w:tc>
          <w:tcPr>
            <w:tcW w:w="1679" w:type="dxa"/>
            <w:noWrap/>
            <w:vAlign w:val="center"/>
            <w:hideMark/>
          </w:tcPr>
          <w:p w14:paraId="16DD13F7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6</w:t>
            </w:r>
          </w:p>
        </w:tc>
        <w:tc>
          <w:tcPr>
            <w:tcW w:w="1694" w:type="dxa"/>
            <w:noWrap/>
            <w:vAlign w:val="center"/>
            <w:hideMark/>
          </w:tcPr>
          <w:p w14:paraId="3A53A4A7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12</w:t>
            </w:r>
          </w:p>
        </w:tc>
      </w:tr>
      <w:tr w:rsidR="00813EFF" w:rsidRPr="00813EFF" w14:paraId="2E8EB10A" w14:textId="77777777" w:rsidTr="00813EFF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7B7B7815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4ABAAC13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111</w:t>
            </w:r>
          </w:p>
        </w:tc>
        <w:tc>
          <w:tcPr>
            <w:tcW w:w="1756" w:type="dxa"/>
            <w:noWrap/>
            <w:vAlign w:val="center"/>
            <w:hideMark/>
          </w:tcPr>
          <w:p w14:paraId="766824D9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59</w:t>
            </w:r>
          </w:p>
        </w:tc>
        <w:tc>
          <w:tcPr>
            <w:tcW w:w="1119" w:type="dxa"/>
            <w:noWrap/>
            <w:vAlign w:val="center"/>
            <w:hideMark/>
          </w:tcPr>
          <w:p w14:paraId="145A91C5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67</w:t>
            </w:r>
          </w:p>
        </w:tc>
        <w:tc>
          <w:tcPr>
            <w:tcW w:w="1679" w:type="dxa"/>
            <w:noWrap/>
            <w:vAlign w:val="center"/>
            <w:hideMark/>
          </w:tcPr>
          <w:p w14:paraId="7196ECA2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61</w:t>
            </w:r>
          </w:p>
        </w:tc>
        <w:tc>
          <w:tcPr>
            <w:tcW w:w="1694" w:type="dxa"/>
            <w:noWrap/>
            <w:vAlign w:val="center"/>
            <w:hideMark/>
          </w:tcPr>
          <w:p w14:paraId="4600FA4A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122</w:t>
            </w:r>
          </w:p>
        </w:tc>
      </w:tr>
      <w:tr w:rsidR="00813EFF" w:rsidRPr="00813EFF" w14:paraId="04C9EABC" w14:textId="77777777" w:rsidTr="00813EFF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332AA367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05CB66EF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1274</w:t>
            </w:r>
          </w:p>
        </w:tc>
        <w:tc>
          <w:tcPr>
            <w:tcW w:w="1756" w:type="dxa"/>
            <w:noWrap/>
            <w:vAlign w:val="center"/>
            <w:hideMark/>
          </w:tcPr>
          <w:p w14:paraId="6738A15C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684</w:t>
            </w:r>
          </w:p>
        </w:tc>
        <w:tc>
          <w:tcPr>
            <w:tcW w:w="1119" w:type="dxa"/>
            <w:noWrap/>
            <w:vAlign w:val="center"/>
            <w:hideMark/>
          </w:tcPr>
          <w:p w14:paraId="02932BA7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786</w:t>
            </w:r>
          </w:p>
        </w:tc>
        <w:tc>
          <w:tcPr>
            <w:tcW w:w="1679" w:type="dxa"/>
            <w:noWrap/>
            <w:vAlign w:val="center"/>
            <w:hideMark/>
          </w:tcPr>
          <w:p w14:paraId="62FE685A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615</w:t>
            </w:r>
          </w:p>
        </w:tc>
        <w:tc>
          <w:tcPr>
            <w:tcW w:w="1694" w:type="dxa"/>
            <w:noWrap/>
            <w:vAlign w:val="center"/>
            <w:hideMark/>
          </w:tcPr>
          <w:p w14:paraId="54F637DD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1238</w:t>
            </w:r>
          </w:p>
        </w:tc>
      </w:tr>
      <w:tr w:rsidR="00813EFF" w:rsidRPr="00813EFF" w14:paraId="69AC57A4" w14:textId="77777777" w:rsidTr="00813EFF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13EF2C8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100000000</w:t>
            </w:r>
          </w:p>
        </w:tc>
        <w:tc>
          <w:tcPr>
            <w:tcW w:w="1476" w:type="dxa"/>
            <w:noWrap/>
            <w:vAlign w:val="center"/>
            <w:hideMark/>
          </w:tcPr>
          <w:p w14:paraId="76F4BD3E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14471</w:t>
            </w:r>
          </w:p>
        </w:tc>
        <w:tc>
          <w:tcPr>
            <w:tcW w:w="1756" w:type="dxa"/>
            <w:noWrap/>
            <w:vAlign w:val="center"/>
            <w:hideMark/>
          </w:tcPr>
          <w:p w14:paraId="260CE484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7742</w:t>
            </w:r>
          </w:p>
        </w:tc>
        <w:tc>
          <w:tcPr>
            <w:tcW w:w="1119" w:type="dxa"/>
            <w:noWrap/>
            <w:vAlign w:val="center"/>
            <w:hideMark/>
          </w:tcPr>
          <w:p w14:paraId="57A7727F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8962</w:t>
            </w:r>
          </w:p>
        </w:tc>
        <w:tc>
          <w:tcPr>
            <w:tcW w:w="1679" w:type="dxa"/>
            <w:noWrap/>
            <w:vAlign w:val="center"/>
            <w:hideMark/>
          </w:tcPr>
          <w:p w14:paraId="4DE0441C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6848</w:t>
            </w:r>
          </w:p>
        </w:tc>
        <w:tc>
          <w:tcPr>
            <w:tcW w:w="1694" w:type="dxa"/>
            <w:noWrap/>
            <w:vAlign w:val="center"/>
            <w:hideMark/>
          </w:tcPr>
          <w:p w14:paraId="2FA1B513" w14:textId="77777777" w:rsidR="00813EFF" w:rsidRPr="00813EFF" w:rsidRDefault="00813EFF" w:rsidP="00BE7CA9">
            <w:pPr>
              <w:pStyle w:val="af0"/>
              <w:rPr>
                <w:noProof/>
              </w:rPr>
            </w:pPr>
            <w:r w:rsidRPr="00813EFF">
              <w:rPr>
                <w:noProof/>
              </w:rPr>
              <w:t>12413</w:t>
            </w:r>
          </w:p>
        </w:tc>
      </w:tr>
    </w:tbl>
    <w:p w14:paraId="473F8885" w14:textId="77777777" w:rsidR="00433C93" w:rsidRDefault="00433C93" w:rsidP="00433C93">
      <w:pPr>
        <w:jc w:val="right"/>
        <w:rPr>
          <w:noProof/>
        </w:rPr>
      </w:pPr>
    </w:p>
    <w:p w14:paraId="15A17524" w14:textId="7EC174ED" w:rsidR="00383AF9" w:rsidRDefault="00383AF9" w:rsidP="00383AF9">
      <w:pPr>
        <w:rPr>
          <w:b/>
          <w:bCs/>
        </w:rPr>
      </w:pPr>
      <w:r w:rsidRPr="00383AF9">
        <w:rPr>
          <w:b/>
          <w:bCs/>
        </w:rPr>
        <w:t>Частично отсортированные последовательности неравномерной плотности.</w:t>
      </w:r>
    </w:p>
    <w:p w14:paraId="0E36FC32" w14:textId="344981DD" w:rsidR="00CC0126" w:rsidRPr="008010C3" w:rsidRDefault="00CC0126" w:rsidP="00CC0126">
      <w:pPr>
        <w:jc w:val="both"/>
      </w:pPr>
      <w:r>
        <w:t xml:space="preserve">Для генерации последовательности использовался алгоритм </w:t>
      </w:r>
      <w:r>
        <w:rPr>
          <w:b/>
          <w:bCs/>
        </w:rPr>
        <w:t>uneven</w:t>
      </w:r>
      <w:r>
        <w:rPr>
          <w:b/>
          <w:bCs/>
          <w:lang w:val="en-US"/>
        </w:rPr>
        <w:t>Sorted</w:t>
      </w:r>
      <w:r w:rsidR="00FE3F8E" w:rsidRPr="00FE3F8E">
        <w:rPr>
          <w:b/>
          <w:bCs/>
        </w:rPr>
        <w:t xml:space="preserve">. </w:t>
      </w:r>
      <w:r w:rsidR="00FE3F8E">
        <w:t xml:space="preserve">Заданная максимальная длина подпоследовательности  - </w:t>
      </w:r>
      <w:r w:rsidR="008010C3">
        <w:t>1</w:t>
      </w:r>
      <w:r w:rsidR="008010C3" w:rsidRPr="008010C3">
        <w:t>/</w:t>
      </w:r>
      <w:r w:rsidR="008010C3">
        <w:rPr>
          <w:lang w:val="en-US"/>
        </w:rPr>
        <w:t>n</w:t>
      </w:r>
      <w:r w:rsidR="008010C3" w:rsidRPr="008010C3">
        <w:t xml:space="preserve"> </w:t>
      </w:r>
      <w:r w:rsidR="00FE3F8E">
        <w:t>элементов, количество таких подпоследовательностей  - от 10 до 20</w:t>
      </w:r>
      <w:r w:rsidR="008010C3">
        <w:t>, также они могут накладываться друг на друга.</w:t>
      </w:r>
    </w:p>
    <w:p w14:paraId="5AA989AD" w14:textId="3777C339" w:rsidR="00CC0126" w:rsidRDefault="009556F8" w:rsidP="00777625">
      <w:pPr>
        <w:ind w:firstLine="0"/>
        <w:rPr>
          <w:b/>
          <w:bCs/>
        </w:rPr>
      </w:pPr>
      <w:r>
        <w:rPr>
          <w:noProof/>
          <w:lang w:eastAsia="ru-RU"/>
        </w:rPr>
        <w:lastRenderedPageBreak/>
        <w:drawing>
          <wp:inline distT="0" distB="0" distL="0" distR="0" wp14:anchorId="0889272B" wp14:editId="659870C4">
            <wp:extent cx="5924550" cy="3724275"/>
            <wp:effectExtent l="0" t="0" r="0" b="9525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C8584A7-CB6D-45C3-B839-18D61FD5195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39C211B1" w14:textId="62166DB0" w:rsidR="00CC0126" w:rsidRPr="00CC0126" w:rsidRDefault="00CC0126" w:rsidP="00777625">
      <w:pPr>
        <w:ind w:firstLine="0"/>
        <w:jc w:val="center"/>
      </w:pPr>
      <w:r>
        <w:t>Рис.</w:t>
      </w:r>
      <w:r w:rsidR="00BE7CA9">
        <w:t xml:space="preserve"> 14</w:t>
      </w:r>
      <w:r>
        <w:t xml:space="preserve"> – время работы алгоритмов на частично отсортированных последовательностях неравномерной плотности.</w:t>
      </w:r>
    </w:p>
    <w:p w14:paraId="65FAFB54" w14:textId="11F5588C" w:rsidR="002B0114" w:rsidRDefault="002B0114" w:rsidP="002B0114">
      <w:pPr>
        <w:jc w:val="right"/>
        <w:rPr>
          <w:noProof/>
        </w:rPr>
      </w:pPr>
      <w:r>
        <w:t xml:space="preserve">Таблица 7 - </w:t>
      </w:r>
      <w:r>
        <w:rPr>
          <w:noProof/>
        </w:rPr>
        <w:t>время работы алгоритмов на разряженных последовательностях с повторениями.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40"/>
        <w:gridCol w:w="1476"/>
        <w:gridCol w:w="1756"/>
        <w:gridCol w:w="1119"/>
        <w:gridCol w:w="1679"/>
        <w:gridCol w:w="1694"/>
      </w:tblGrid>
      <w:tr w:rsidR="002B0114" w:rsidRPr="002B0114" w14:paraId="55E4AF8B" w14:textId="77777777" w:rsidTr="002B0114">
        <w:trPr>
          <w:trHeight w:val="300"/>
        </w:trPr>
        <w:tc>
          <w:tcPr>
            <w:tcW w:w="1740" w:type="dxa"/>
            <w:noWrap/>
            <w:hideMark/>
          </w:tcPr>
          <w:p w14:paraId="440B3DAD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Всего элементов</w:t>
            </w:r>
          </w:p>
        </w:tc>
        <w:tc>
          <w:tcPr>
            <w:tcW w:w="1476" w:type="dxa"/>
            <w:noWrap/>
            <w:hideMark/>
          </w:tcPr>
          <w:p w14:paraId="7E49E678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merge_sort</w:t>
            </w:r>
          </w:p>
        </w:tc>
        <w:tc>
          <w:tcPr>
            <w:tcW w:w="1756" w:type="dxa"/>
            <w:noWrap/>
            <w:hideMark/>
          </w:tcPr>
          <w:p w14:paraId="741B7483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merge_sort_p</w:t>
            </w:r>
          </w:p>
        </w:tc>
        <w:tc>
          <w:tcPr>
            <w:tcW w:w="1119" w:type="dxa"/>
            <w:noWrap/>
            <w:hideMark/>
          </w:tcPr>
          <w:p w14:paraId="5C51CD95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std::sort</w:t>
            </w:r>
          </w:p>
        </w:tc>
        <w:tc>
          <w:tcPr>
            <w:tcW w:w="1679" w:type="dxa"/>
            <w:noWrap/>
            <w:hideMark/>
          </w:tcPr>
          <w:p w14:paraId="4948C10B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quick_sort_p</w:t>
            </w:r>
          </w:p>
        </w:tc>
        <w:tc>
          <w:tcPr>
            <w:tcW w:w="1694" w:type="dxa"/>
            <w:noWrap/>
            <w:hideMark/>
          </w:tcPr>
          <w:p w14:paraId="07229CC4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radix_sort</w:t>
            </w:r>
          </w:p>
        </w:tc>
      </w:tr>
      <w:tr w:rsidR="002B0114" w:rsidRPr="002B0114" w14:paraId="65737B1A" w14:textId="77777777" w:rsidTr="002B0114">
        <w:trPr>
          <w:trHeight w:val="300"/>
        </w:trPr>
        <w:tc>
          <w:tcPr>
            <w:tcW w:w="1740" w:type="dxa"/>
            <w:noWrap/>
            <w:hideMark/>
          </w:tcPr>
          <w:p w14:paraId="412F4502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100000</w:t>
            </w:r>
          </w:p>
        </w:tc>
        <w:tc>
          <w:tcPr>
            <w:tcW w:w="1476" w:type="dxa"/>
            <w:noWrap/>
            <w:hideMark/>
          </w:tcPr>
          <w:p w14:paraId="4D772B94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6</w:t>
            </w:r>
          </w:p>
        </w:tc>
        <w:tc>
          <w:tcPr>
            <w:tcW w:w="1756" w:type="dxa"/>
            <w:noWrap/>
            <w:hideMark/>
          </w:tcPr>
          <w:p w14:paraId="6FCF9C0A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4</w:t>
            </w:r>
          </w:p>
        </w:tc>
        <w:tc>
          <w:tcPr>
            <w:tcW w:w="1119" w:type="dxa"/>
            <w:noWrap/>
            <w:hideMark/>
          </w:tcPr>
          <w:p w14:paraId="0AA20C38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5</w:t>
            </w:r>
          </w:p>
        </w:tc>
        <w:tc>
          <w:tcPr>
            <w:tcW w:w="1679" w:type="dxa"/>
            <w:noWrap/>
            <w:hideMark/>
          </w:tcPr>
          <w:p w14:paraId="05BB7911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3</w:t>
            </w:r>
          </w:p>
        </w:tc>
        <w:tc>
          <w:tcPr>
            <w:tcW w:w="1694" w:type="dxa"/>
            <w:noWrap/>
            <w:hideMark/>
          </w:tcPr>
          <w:p w14:paraId="042047E9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12</w:t>
            </w:r>
          </w:p>
        </w:tc>
      </w:tr>
      <w:tr w:rsidR="002B0114" w:rsidRPr="002B0114" w14:paraId="2F0A7B7F" w14:textId="77777777" w:rsidTr="002B0114">
        <w:trPr>
          <w:trHeight w:val="300"/>
        </w:trPr>
        <w:tc>
          <w:tcPr>
            <w:tcW w:w="1740" w:type="dxa"/>
            <w:noWrap/>
            <w:hideMark/>
          </w:tcPr>
          <w:p w14:paraId="1A467CE6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1000000</w:t>
            </w:r>
          </w:p>
        </w:tc>
        <w:tc>
          <w:tcPr>
            <w:tcW w:w="1476" w:type="dxa"/>
            <w:noWrap/>
            <w:hideMark/>
          </w:tcPr>
          <w:p w14:paraId="1D323EFA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85</w:t>
            </w:r>
          </w:p>
        </w:tc>
        <w:tc>
          <w:tcPr>
            <w:tcW w:w="1756" w:type="dxa"/>
            <w:noWrap/>
            <w:hideMark/>
          </w:tcPr>
          <w:p w14:paraId="2BA6B1DF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49</w:t>
            </w:r>
          </w:p>
        </w:tc>
        <w:tc>
          <w:tcPr>
            <w:tcW w:w="1119" w:type="dxa"/>
            <w:noWrap/>
            <w:hideMark/>
          </w:tcPr>
          <w:p w14:paraId="35028291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61</w:t>
            </w:r>
          </w:p>
        </w:tc>
        <w:tc>
          <w:tcPr>
            <w:tcW w:w="1679" w:type="dxa"/>
            <w:noWrap/>
            <w:hideMark/>
          </w:tcPr>
          <w:p w14:paraId="3C57C440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45</w:t>
            </w:r>
          </w:p>
        </w:tc>
        <w:tc>
          <w:tcPr>
            <w:tcW w:w="1694" w:type="dxa"/>
            <w:noWrap/>
            <w:hideMark/>
          </w:tcPr>
          <w:p w14:paraId="0E10A159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122</w:t>
            </w:r>
          </w:p>
        </w:tc>
      </w:tr>
      <w:tr w:rsidR="002B0114" w:rsidRPr="002B0114" w14:paraId="3DA81E00" w14:textId="77777777" w:rsidTr="002B0114">
        <w:trPr>
          <w:trHeight w:val="300"/>
        </w:trPr>
        <w:tc>
          <w:tcPr>
            <w:tcW w:w="1740" w:type="dxa"/>
            <w:noWrap/>
            <w:hideMark/>
          </w:tcPr>
          <w:p w14:paraId="40307866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10000000</w:t>
            </w:r>
          </w:p>
        </w:tc>
        <w:tc>
          <w:tcPr>
            <w:tcW w:w="1476" w:type="dxa"/>
            <w:noWrap/>
            <w:hideMark/>
          </w:tcPr>
          <w:p w14:paraId="1E87C2EA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954</w:t>
            </w:r>
          </w:p>
        </w:tc>
        <w:tc>
          <w:tcPr>
            <w:tcW w:w="1756" w:type="dxa"/>
            <w:noWrap/>
            <w:hideMark/>
          </w:tcPr>
          <w:p w14:paraId="594D4706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550</w:t>
            </w:r>
          </w:p>
        </w:tc>
        <w:tc>
          <w:tcPr>
            <w:tcW w:w="1119" w:type="dxa"/>
            <w:noWrap/>
            <w:hideMark/>
          </w:tcPr>
          <w:p w14:paraId="04AA9DFB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704</w:t>
            </w:r>
          </w:p>
        </w:tc>
        <w:tc>
          <w:tcPr>
            <w:tcW w:w="1679" w:type="dxa"/>
            <w:noWrap/>
            <w:hideMark/>
          </w:tcPr>
          <w:p w14:paraId="207B4FC5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399</w:t>
            </w:r>
          </w:p>
        </w:tc>
        <w:tc>
          <w:tcPr>
            <w:tcW w:w="1694" w:type="dxa"/>
            <w:noWrap/>
            <w:hideMark/>
          </w:tcPr>
          <w:p w14:paraId="35B00B23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1237</w:t>
            </w:r>
          </w:p>
        </w:tc>
      </w:tr>
      <w:tr w:rsidR="002B0114" w:rsidRPr="002B0114" w14:paraId="0AE3DCD0" w14:textId="77777777" w:rsidTr="002B0114">
        <w:trPr>
          <w:trHeight w:val="300"/>
        </w:trPr>
        <w:tc>
          <w:tcPr>
            <w:tcW w:w="1740" w:type="dxa"/>
            <w:noWrap/>
            <w:hideMark/>
          </w:tcPr>
          <w:p w14:paraId="7593A922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100000000</w:t>
            </w:r>
          </w:p>
        </w:tc>
        <w:tc>
          <w:tcPr>
            <w:tcW w:w="1476" w:type="dxa"/>
            <w:noWrap/>
            <w:hideMark/>
          </w:tcPr>
          <w:p w14:paraId="3CCC73F7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11227</w:t>
            </w:r>
          </w:p>
        </w:tc>
        <w:tc>
          <w:tcPr>
            <w:tcW w:w="1756" w:type="dxa"/>
            <w:noWrap/>
            <w:hideMark/>
          </w:tcPr>
          <w:p w14:paraId="0A8992E4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6590</w:t>
            </w:r>
          </w:p>
        </w:tc>
        <w:tc>
          <w:tcPr>
            <w:tcW w:w="1119" w:type="dxa"/>
            <w:noWrap/>
            <w:hideMark/>
          </w:tcPr>
          <w:p w14:paraId="5AD4E53B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8198</w:t>
            </w:r>
          </w:p>
        </w:tc>
        <w:tc>
          <w:tcPr>
            <w:tcW w:w="1679" w:type="dxa"/>
            <w:noWrap/>
            <w:hideMark/>
          </w:tcPr>
          <w:p w14:paraId="346AEF50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4755</w:t>
            </w:r>
          </w:p>
        </w:tc>
        <w:tc>
          <w:tcPr>
            <w:tcW w:w="1694" w:type="dxa"/>
            <w:noWrap/>
            <w:hideMark/>
          </w:tcPr>
          <w:p w14:paraId="056B929A" w14:textId="77777777" w:rsidR="002B0114" w:rsidRPr="002B0114" w:rsidRDefault="002B0114" w:rsidP="00BE7CA9">
            <w:pPr>
              <w:pStyle w:val="af0"/>
              <w:rPr>
                <w:noProof/>
              </w:rPr>
            </w:pPr>
            <w:r w:rsidRPr="002B0114">
              <w:rPr>
                <w:noProof/>
              </w:rPr>
              <w:t>12408</w:t>
            </w:r>
          </w:p>
        </w:tc>
      </w:tr>
    </w:tbl>
    <w:p w14:paraId="7D0833DC" w14:textId="77777777" w:rsidR="00383AF9" w:rsidRPr="00C1131A" w:rsidRDefault="00383AF9" w:rsidP="002B0114"/>
    <w:p w14:paraId="64C21BA8" w14:textId="22DB8416" w:rsidR="00161D4C" w:rsidRPr="004A0ADB" w:rsidRDefault="004A0ADB" w:rsidP="00D2695D">
      <w:pPr>
        <w:pStyle w:val="2"/>
        <w:jc w:val="center"/>
      </w:pPr>
      <w:bookmarkStart w:id="81" w:name="_Toc74787701"/>
      <w:r>
        <w:t>1.</w:t>
      </w:r>
      <w:r w:rsidR="00163DF7">
        <w:t>5</w:t>
      </w:r>
      <w:r>
        <w:t xml:space="preserve"> </w:t>
      </w:r>
      <w:r w:rsidR="004364AE" w:rsidRPr="004A0ADB">
        <w:t xml:space="preserve">Алгоритмы поиска. </w:t>
      </w:r>
      <w:r w:rsidR="00E73759" w:rsidRPr="004A0ADB">
        <w:t>Алгоритм</w:t>
      </w:r>
      <w:r w:rsidR="004364AE" w:rsidRPr="004A0ADB">
        <w:t>ы</w:t>
      </w:r>
      <w:r w:rsidR="00E73759" w:rsidRPr="004A0ADB">
        <w:t xml:space="preserve"> выбора</w:t>
      </w:r>
      <w:bookmarkEnd w:id="81"/>
    </w:p>
    <w:p w14:paraId="3B0713AD" w14:textId="7B8CD34E" w:rsidR="004364AE" w:rsidRDefault="004364AE" w:rsidP="00501D3B">
      <w:pPr>
        <w:jc w:val="both"/>
      </w:pPr>
      <w:r w:rsidRPr="001F249C">
        <w:rPr>
          <w:b/>
          <w:bCs/>
        </w:rPr>
        <w:t>А</w:t>
      </w:r>
      <w:r w:rsidR="002F2544" w:rsidRPr="001F249C">
        <w:rPr>
          <w:b/>
          <w:bCs/>
        </w:rPr>
        <w:t>лгоритм поиска</w:t>
      </w:r>
      <w:r w:rsidR="002F2544">
        <w:t xml:space="preserve"> – это </w:t>
      </w:r>
      <w:proofErr w:type="gramStart"/>
      <w:r w:rsidR="002F2544">
        <w:t>алгоритм</w:t>
      </w:r>
      <w:proofErr w:type="gramEnd"/>
      <w:r w:rsidR="002F2544">
        <w:t xml:space="preserve"> отвечающий на вопрос «Существует ли некоторый элемент в некоторой последовательности». Есть несколько вариантов решения этой задачи:</w:t>
      </w:r>
    </w:p>
    <w:p w14:paraId="64935DAE" w14:textId="0A94BDD2" w:rsidR="002F2544" w:rsidRDefault="006F6B40" w:rsidP="00E85377">
      <w:pPr>
        <w:pStyle w:val="a3"/>
        <w:numPr>
          <w:ilvl w:val="0"/>
          <w:numId w:val="9"/>
        </w:numPr>
        <w:ind w:firstLine="709"/>
      </w:pPr>
      <w:r>
        <w:t xml:space="preserve">Последовательный поиск </w:t>
      </w:r>
    </w:p>
    <w:p w14:paraId="0742E4F4" w14:textId="2483543C" w:rsidR="006F6B40" w:rsidRPr="006F6B40" w:rsidRDefault="006F6B40" w:rsidP="00D2695D">
      <w:pPr>
        <w:rPr>
          <w:lang w:val="en-US"/>
        </w:rPr>
      </w:pPr>
      <w:r>
        <w:lastRenderedPageBreak/>
        <w:t xml:space="preserve">Проходимся по всей последовательности, </w:t>
      </w:r>
      <w:proofErr w:type="gramStart"/>
      <w:r>
        <w:t>проверяя</w:t>
      </w:r>
      <w:proofErr w:type="gramEnd"/>
      <w:r>
        <w:t xml:space="preserve"> является ли текущий элемент искомым. Сложность этого метода </w:t>
      </w:r>
      <w:r>
        <w:rPr>
          <w:lang w:val="en-US"/>
        </w:rPr>
        <w:t>O(n).</w:t>
      </w:r>
    </w:p>
    <w:p w14:paraId="022A2C00" w14:textId="2941DDBF" w:rsidR="006F6B40" w:rsidRDefault="006F6B40" w:rsidP="00E85377">
      <w:pPr>
        <w:pStyle w:val="a3"/>
        <w:numPr>
          <w:ilvl w:val="0"/>
          <w:numId w:val="9"/>
        </w:numPr>
        <w:ind w:firstLine="709"/>
      </w:pPr>
      <w:r>
        <w:t>Бинарный поиск</w:t>
      </w:r>
    </w:p>
    <w:p w14:paraId="215603A9" w14:textId="41DE8746" w:rsidR="006F6B40" w:rsidRDefault="006F6B40" w:rsidP="00D2695D">
      <w:r>
        <w:t>Данный метод поиска может применяться только к уже отсортированным последовательностям</w:t>
      </w:r>
      <w:r w:rsidR="006129DC">
        <w:t xml:space="preserve">, но его сложность равняется </w:t>
      </w:r>
      <w:r w:rsidR="006129DC">
        <w:rPr>
          <w:lang w:val="en-US"/>
        </w:rPr>
        <w:t>O</w:t>
      </w:r>
      <w:r w:rsidR="006129DC" w:rsidRPr="006129DC">
        <w:t>(</w:t>
      </w:r>
      <w:r w:rsidR="006129DC">
        <w:rPr>
          <w:lang w:val="en-US"/>
        </w:rPr>
        <w:t>log</w:t>
      </w:r>
      <w:r w:rsidR="006129DC" w:rsidRPr="006129DC">
        <w:t xml:space="preserve"> </w:t>
      </w:r>
      <w:r w:rsidR="006129DC">
        <w:rPr>
          <w:lang w:val="en-US"/>
        </w:rPr>
        <w:t>n</w:t>
      </w:r>
      <w:r w:rsidR="006129DC" w:rsidRPr="006129DC">
        <w:t>).</w:t>
      </w:r>
      <w:r>
        <w:t xml:space="preserve"> Идея метода: </w:t>
      </w:r>
    </w:p>
    <w:p w14:paraId="319C33CB" w14:textId="12A44EF9" w:rsidR="001F249C" w:rsidRPr="001F249C" w:rsidRDefault="001F249C" w:rsidP="00E85377">
      <w:pPr>
        <w:numPr>
          <w:ilvl w:val="0"/>
          <w:numId w:val="10"/>
        </w:numPr>
        <w:tabs>
          <w:tab w:val="num" w:pos="720"/>
        </w:tabs>
        <w:ind w:firstLine="709"/>
      </w:pPr>
      <w:r w:rsidRPr="001F249C">
        <w:t xml:space="preserve">Определение значения элемента в середине </w:t>
      </w:r>
      <w:r>
        <w:t>последовательности</w:t>
      </w:r>
      <w:r w:rsidRPr="001F249C">
        <w:t>. Полученное значение сравнивается с ключом.</w:t>
      </w:r>
    </w:p>
    <w:p w14:paraId="507BAD7D" w14:textId="77777777" w:rsidR="001F249C" w:rsidRPr="001F249C" w:rsidRDefault="001F249C" w:rsidP="00E85377">
      <w:pPr>
        <w:numPr>
          <w:ilvl w:val="0"/>
          <w:numId w:val="10"/>
        </w:numPr>
        <w:tabs>
          <w:tab w:val="num" w:pos="720"/>
        </w:tabs>
        <w:ind w:firstLine="709"/>
      </w:pPr>
      <w:r w:rsidRPr="001F249C">
        <w:t>Если ключ меньше значения середины, то поиск осуществляется в первой половине элементов, иначе — во второй.</w:t>
      </w:r>
    </w:p>
    <w:p w14:paraId="33BB7DD6" w14:textId="77777777" w:rsidR="001F249C" w:rsidRPr="001F249C" w:rsidRDefault="001F249C" w:rsidP="00E85377">
      <w:pPr>
        <w:numPr>
          <w:ilvl w:val="0"/>
          <w:numId w:val="10"/>
        </w:numPr>
        <w:tabs>
          <w:tab w:val="num" w:pos="720"/>
        </w:tabs>
        <w:ind w:firstLine="709"/>
      </w:pPr>
      <w:r w:rsidRPr="001F249C">
        <w:t>Поиск сводится к тому, что вновь определяется значение серединного элемента в выбранной половине и сравнивается с ключом.</w:t>
      </w:r>
    </w:p>
    <w:p w14:paraId="2A8A320A" w14:textId="59FE46D9" w:rsidR="001F249C" w:rsidRDefault="001F249C" w:rsidP="00E85377">
      <w:pPr>
        <w:numPr>
          <w:ilvl w:val="0"/>
          <w:numId w:val="10"/>
        </w:numPr>
        <w:ind w:firstLine="709"/>
      </w:pPr>
      <w:r>
        <w:t>Поиск</w:t>
      </w:r>
      <w:r w:rsidRPr="001F249C">
        <w:t xml:space="preserve"> продолжается до тех пор, пока не будет найден элемент со значением ключа или не станет пустым интервал</w:t>
      </w:r>
      <w:r>
        <w:t xml:space="preserve"> последовательности</w:t>
      </w:r>
      <w:r w:rsidRPr="001F249C">
        <w:t xml:space="preserve"> для поиска.</w:t>
      </w:r>
    </w:p>
    <w:p w14:paraId="3D0C6CF1" w14:textId="20E0DB78" w:rsidR="00A448C4" w:rsidRDefault="00A448C4" w:rsidP="00E85377">
      <w:pPr>
        <w:numPr>
          <w:ilvl w:val="2"/>
          <w:numId w:val="23"/>
        </w:numPr>
      </w:pPr>
      <w:r>
        <w:t xml:space="preserve">Использование структур поиска, таких как бинарное дерево, </w:t>
      </w:r>
      <w:r>
        <w:rPr>
          <w:lang w:val="en-US"/>
        </w:rPr>
        <w:t>heap</w:t>
      </w:r>
      <w:r>
        <w:t xml:space="preserve">, красно-черные деревья. </w:t>
      </w:r>
    </w:p>
    <w:p w14:paraId="6D504D94" w14:textId="34764F28" w:rsidR="00A448C4" w:rsidRPr="0023036C" w:rsidRDefault="00A448C4" w:rsidP="00A448C4">
      <w:r>
        <w:t xml:space="preserve">Данные методы применимы для последовательностей, </w:t>
      </w:r>
      <w:ins w:id="82" w:author="Admin" w:date="2021-06-17T13:10:00Z">
        <w:r w:rsidR="00020596">
          <w:t xml:space="preserve">в </w:t>
        </w:r>
      </w:ins>
      <w:del w:id="83" w:author="Admin" w:date="2021-06-17T13:10:00Z">
        <w:r w:rsidDel="00020596">
          <w:delText xml:space="preserve">которые </w:delText>
        </w:r>
      </w:del>
      <w:ins w:id="84" w:author="Admin" w:date="2021-06-17T13:10:00Z">
        <w:r w:rsidR="00020596">
          <w:t xml:space="preserve">которых </w:t>
        </w:r>
      </w:ins>
      <w:r>
        <w:t xml:space="preserve">нет необходимости сортировать, но в них требуется поиск. Зачастую дерево строится за O(n log n), а операции поиска, вставки и удаления элемента требуют </w:t>
      </w:r>
      <w:r>
        <w:rPr>
          <w:lang w:val="en-US"/>
        </w:rPr>
        <w:t>O</w:t>
      </w:r>
      <w:r w:rsidRPr="0023036C">
        <w:t>(</w:t>
      </w:r>
      <w:r>
        <w:rPr>
          <w:lang w:val="en-US"/>
        </w:rPr>
        <w:t>log</w:t>
      </w:r>
      <w:r w:rsidRPr="0023036C">
        <w:t xml:space="preserve"> </w:t>
      </w:r>
      <w:r>
        <w:rPr>
          <w:lang w:val="en-US"/>
        </w:rPr>
        <w:t>n</w:t>
      </w:r>
      <w:r w:rsidR="0023036C">
        <w:t>).</w:t>
      </w:r>
    </w:p>
    <w:p w14:paraId="22CDA291" w14:textId="750302F0" w:rsidR="00E73759" w:rsidRDefault="00147207" w:rsidP="00020596">
      <w:pPr>
        <w:jc w:val="both"/>
        <w:pPrChange w:id="85" w:author="Admin" w:date="2021-06-17T13:11:00Z">
          <w:pPr/>
        </w:pPrChange>
      </w:pPr>
      <w:r w:rsidRPr="004A0ADB">
        <w:rPr>
          <w:b/>
          <w:bCs/>
        </w:rPr>
        <w:t>Алгоритм выбора</w:t>
      </w:r>
      <w:r w:rsidRPr="00147207">
        <w:t xml:space="preserve"> — это алгоритм для нахождения k-го по величине элемента в массиве (такой элемент называется k-й порядковой статистикой). Частными случаями этого алгоритма являются нахождение минимального элемента, максимального элемента и медианы. Существует алгоритм, который гарантированно решает задачу выбора k-го по величине элемента за O(n).</w:t>
      </w:r>
    </w:p>
    <w:p w14:paraId="31B35E93" w14:textId="7659DD16" w:rsidR="00161D4C" w:rsidRDefault="00147207" w:rsidP="00C733ED">
      <w:pPr>
        <w:jc w:val="both"/>
        <w:pPrChange w:id="86" w:author="Admin" w:date="2021-06-17T13:12:00Z">
          <w:pPr/>
        </w:pPrChange>
      </w:pPr>
      <w:r w:rsidRPr="00147207">
        <w:lastRenderedPageBreak/>
        <w:t>Задачу выбора можно свести к</w:t>
      </w:r>
      <w:r>
        <w:t xml:space="preserve"> задаче</w:t>
      </w:r>
      <w:r w:rsidRPr="00147207">
        <w:t xml:space="preserve"> сортировк</w:t>
      </w:r>
      <w:r>
        <w:t>и</w:t>
      </w:r>
      <w:r w:rsidRPr="00147207">
        <w:t xml:space="preserve">. </w:t>
      </w:r>
      <w:r>
        <w:t>Действительно</w:t>
      </w:r>
      <w:r w:rsidRPr="00147207">
        <w:t xml:space="preserve">, можно </w:t>
      </w:r>
      <w:r>
        <w:t>сначала отсортировать</w:t>
      </w:r>
      <w:r w:rsidRPr="00147207">
        <w:t xml:space="preserve"> массив, </w:t>
      </w:r>
      <w:r>
        <w:t>и только</w:t>
      </w:r>
      <w:r w:rsidRPr="00147207">
        <w:t xml:space="preserve"> затем взять нужный по счету элемент. </w:t>
      </w:r>
      <w:r>
        <w:t>Но это эффективно только в случае</w:t>
      </w:r>
      <w:r w:rsidRPr="00147207">
        <w:t xml:space="preserve"> многократно</w:t>
      </w:r>
      <w:r>
        <w:t>го выбора</w:t>
      </w:r>
      <w:r w:rsidRPr="00147207">
        <w:t xml:space="preserve">: тогда можно отсортировать массив </w:t>
      </w:r>
      <w:proofErr w:type="gramStart"/>
      <w:r w:rsidRPr="00147207">
        <w:t>за</w:t>
      </w:r>
      <w:proofErr w:type="gramEnd"/>
      <w:r>
        <w:t>, например,</w:t>
      </w:r>
      <w:r w:rsidRPr="00147207">
        <w:t xml:space="preserve"> O(n log n) и затем выбирать </w:t>
      </w:r>
      <w:proofErr w:type="gramStart"/>
      <w:r w:rsidRPr="00147207">
        <w:t>из</w:t>
      </w:r>
      <w:proofErr w:type="gramEnd"/>
      <w:r w:rsidRPr="00147207">
        <w:t xml:space="preserve"> него элементы</w:t>
      </w:r>
      <w:r>
        <w:t>. Если же</w:t>
      </w:r>
      <w:r w:rsidRPr="00147207">
        <w:t xml:space="preserve"> выбор нужно произвести </w:t>
      </w:r>
      <w:r>
        <w:t xml:space="preserve">один раз, </w:t>
      </w:r>
      <w:r w:rsidRPr="00147207">
        <w:t xml:space="preserve">данный </w:t>
      </w:r>
      <w:r w:rsidR="00282A75">
        <w:t>вариант</w:t>
      </w:r>
      <w:r w:rsidRPr="00147207">
        <w:t xml:space="preserve"> может оказаться неоправданно долгим.</w:t>
      </w:r>
      <w:r w:rsidR="005A4A5A">
        <w:t xml:space="preserve"> </w:t>
      </w:r>
    </w:p>
    <w:p w14:paraId="690A2578" w14:textId="77777777" w:rsidR="00D15B0B" w:rsidRPr="00D15B0B" w:rsidRDefault="00D21E57" w:rsidP="00D15B0B">
      <w:pPr>
        <w:rPr>
          <w:b/>
          <w:bCs/>
        </w:rPr>
      </w:pPr>
      <w:r w:rsidRPr="0062358A">
        <w:rPr>
          <w:b/>
          <w:bCs/>
          <w:lang w:val="en-US"/>
        </w:rPr>
        <w:t>Quickselect</w:t>
      </w:r>
    </w:p>
    <w:p w14:paraId="35D38B21" w14:textId="7BA44C25" w:rsidR="005A4A5A" w:rsidRDefault="0062358A" w:rsidP="00C733ED">
      <w:pPr>
        <w:ind w:firstLine="708"/>
        <w:jc w:val="both"/>
        <w:pPrChange w:id="87" w:author="Admin" w:date="2021-06-17T13:12:00Z">
          <w:pPr>
            <w:ind w:firstLine="708"/>
          </w:pPr>
        </w:pPrChange>
      </w:pPr>
      <w:r>
        <w:t>Этот алгоритм разработан автором быстрой сортировки Тони Хоаром</w:t>
      </w:r>
      <w:r w:rsidR="00D15B0B" w:rsidRPr="00D15B0B">
        <w:t xml:space="preserve">[7]. </w:t>
      </w:r>
      <w:r>
        <w:t xml:space="preserve">Это рекурсивный алгоритм, способный находить любый </w:t>
      </w:r>
      <w:r>
        <w:rPr>
          <w:lang w:val="en-US"/>
        </w:rPr>
        <w:t>k</w:t>
      </w:r>
      <w:r w:rsidRPr="0074584E">
        <w:t>-</w:t>
      </w:r>
      <w:r>
        <w:t>ый элемент.</w:t>
      </w:r>
    </w:p>
    <w:p w14:paraId="0B1BC48D" w14:textId="3769819C" w:rsidR="00243401" w:rsidRPr="000C566D" w:rsidRDefault="00243401" w:rsidP="00D15B0B">
      <w:pPr>
        <w:jc w:val="both"/>
      </w:pPr>
      <w:r>
        <w:t xml:space="preserve">В лучшем случае дает </w:t>
      </w:r>
      <w:r w:rsidR="000C566D">
        <w:t xml:space="preserve">сложность </w:t>
      </w:r>
      <w:r w:rsidR="000C566D">
        <w:rPr>
          <w:lang w:val="en-US"/>
        </w:rPr>
        <w:t>O</w:t>
      </w:r>
      <w:r w:rsidR="000C566D" w:rsidRPr="000C566D">
        <w:t>(</w:t>
      </w:r>
      <w:r w:rsidR="000C566D">
        <w:rPr>
          <w:lang w:val="en-US"/>
        </w:rPr>
        <w:t>n</w:t>
      </w:r>
      <w:r w:rsidR="000C566D" w:rsidRPr="000C566D">
        <w:t xml:space="preserve">), </w:t>
      </w:r>
      <w:r w:rsidR="000C566D">
        <w:t>в худшем</w:t>
      </w:r>
      <w:ins w:id="88" w:author="Admin" w:date="2021-06-17T13:12:00Z">
        <w:r w:rsidR="00C733ED">
          <w:t xml:space="preserve"> </w:t>
        </w:r>
      </w:ins>
      <w:r w:rsidR="000C566D">
        <w:t xml:space="preserve">(при выборе плохих опорных элементов) </w:t>
      </w:r>
      <w:r w:rsidR="000C566D">
        <w:rPr>
          <w:lang w:val="en-US"/>
        </w:rPr>
        <w:t>O</w:t>
      </w:r>
      <w:r w:rsidR="000C566D" w:rsidRPr="000C566D">
        <w:t>(</w:t>
      </w:r>
      <w:r w:rsidR="000C566D">
        <w:rPr>
          <w:lang w:val="en-US"/>
        </w:rPr>
        <w:t>n</w:t>
      </w:r>
      <w:r w:rsidR="000C566D" w:rsidRPr="000C566D">
        <w:rPr>
          <w:vertAlign w:val="superscript"/>
        </w:rPr>
        <w:t>2</w:t>
      </w:r>
      <w:r w:rsidR="000C566D" w:rsidRPr="000C566D">
        <w:t>).</w:t>
      </w:r>
    </w:p>
    <w:p w14:paraId="6F811733" w14:textId="377BED1F" w:rsidR="0062358A" w:rsidRDefault="0062358A" w:rsidP="00D2695D">
      <w:r>
        <w:t>Алгоритм:</w:t>
      </w:r>
    </w:p>
    <w:p w14:paraId="2844934F" w14:textId="692B6010" w:rsidR="0062358A" w:rsidRDefault="0062358A" w:rsidP="00E85377">
      <w:pPr>
        <w:pStyle w:val="a3"/>
        <w:numPr>
          <w:ilvl w:val="0"/>
          <w:numId w:val="16"/>
        </w:numPr>
        <w:ind w:left="1134" w:hanging="567"/>
      </w:pPr>
      <w:r>
        <w:t>Выберем опорный элемент;</w:t>
      </w:r>
    </w:p>
    <w:p w14:paraId="40113F92" w14:textId="6BF3BE83" w:rsidR="0062358A" w:rsidRDefault="0062358A" w:rsidP="00E85377">
      <w:pPr>
        <w:pStyle w:val="a3"/>
        <w:numPr>
          <w:ilvl w:val="0"/>
          <w:numId w:val="16"/>
        </w:numPr>
        <w:ind w:left="1134" w:hanging="567"/>
      </w:pPr>
      <w:r>
        <w:t>Разделим список на две группы, одна с элементами меньше опорного, другая с элементами больше опорного;</w:t>
      </w:r>
    </w:p>
    <w:p w14:paraId="00E09870" w14:textId="5B7BC0AC" w:rsidR="0062358A" w:rsidRDefault="0062358A" w:rsidP="00E85377">
      <w:pPr>
        <w:pStyle w:val="a3"/>
        <w:numPr>
          <w:ilvl w:val="0"/>
          <w:numId w:val="16"/>
        </w:numPr>
        <w:ind w:left="1134" w:hanging="567"/>
      </w:pPr>
      <w:r>
        <w:t>Мы знаем, что одна из групп содержит элемент, тогда:</w:t>
      </w:r>
    </w:p>
    <w:p w14:paraId="122DF458" w14:textId="08A22EF8" w:rsidR="0062358A" w:rsidRPr="0062358A" w:rsidRDefault="0062358A" w:rsidP="00E85377">
      <w:pPr>
        <w:pStyle w:val="a3"/>
        <w:numPr>
          <w:ilvl w:val="0"/>
          <w:numId w:val="17"/>
        </w:numPr>
      </w:pPr>
      <w:r w:rsidRPr="0062358A">
        <w:t xml:space="preserve">Если в </w:t>
      </w:r>
      <w:r>
        <w:t>группе с меньшими элементами</w:t>
      </w:r>
      <w:r w:rsidRPr="0062358A">
        <w:t xml:space="preserve"> есть k или больше элементов, рекурсивно обходим список </w:t>
      </w:r>
      <w:r w:rsidR="00FE1BC7">
        <w:t>меньших элементов</w:t>
      </w:r>
      <w:r w:rsidRPr="0062358A">
        <w:t xml:space="preserve"> в поисках k-того элемента.</w:t>
      </w:r>
    </w:p>
    <w:p w14:paraId="359B72FB" w14:textId="3FB3B759" w:rsidR="0062358A" w:rsidRDefault="0062358A" w:rsidP="00E85377">
      <w:pPr>
        <w:pStyle w:val="a3"/>
        <w:numPr>
          <w:ilvl w:val="0"/>
          <w:numId w:val="17"/>
        </w:numPr>
      </w:pPr>
      <w:r>
        <w:t xml:space="preserve">Иначе обходим </w:t>
      </w:r>
      <w:r w:rsidR="00FE1BC7">
        <w:t>список больших элементов.</w:t>
      </w:r>
    </w:p>
    <w:p w14:paraId="05C7F5B2" w14:textId="31894E54" w:rsidR="00243401" w:rsidRPr="0074584E" w:rsidRDefault="00243401" w:rsidP="0074584E">
      <w:pPr>
        <w:rPr>
          <w:rStyle w:val="mw-headline"/>
          <w:rFonts w:cs="Times New Roman"/>
          <w:b/>
          <w:bCs/>
        </w:rPr>
      </w:pPr>
      <w:r w:rsidRPr="0074584E">
        <w:rPr>
          <w:rFonts w:cs="Times New Roman"/>
          <w:b/>
          <w:bCs/>
        </w:rPr>
        <w:t>Медиана медиан(</w:t>
      </w:r>
      <w:r w:rsidRPr="0074584E">
        <w:rPr>
          <w:rStyle w:val="mw-headline"/>
          <w:rFonts w:cs="Times New Roman"/>
          <w:b/>
          <w:bCs/>
        </w:rPr>
        <w:t>BFPRT)</w:t>
      </w:r>
    </w:p>
    <w:p w14:paraId="7B8EAE39" w14:textId="5980AD30" w:rsidR="0074584E" w:rsidRPr="00BE7CA9" w:rsidRDefault="0074584E" w:rsidP="0074584E">
      <w:pPr>
        <w:jc w:val="both"/>
        <w:rPr>
          <w:rStyle w:val="mw-headline"/>
          <w:rFonts w:cs="Times New Roman"/>
          <w:lang w:val="en-US"/>
        </w:rPr>
      </w:pPr>
      <w:r>
        <w:rPr>
          <w:rStyle w:val="mw-headline"/>
          <w:rFonts w:cs="Times New Roman"/>
        </w:rPr>
        <w:t>Данный алгоритм является модификацией алгоритма, представленного выше.</w:t>
      </w:r>
      <w:r w:rsidRPr="0074584E">
        <w:t xml:space="preserve"> </w:t>
      </w:r>
      <w:r w:rsidRPr="0074584E">
        <w:rPr>
          <w:rStyle w:val="mw-headline"/>
          <w:rFonts w:cs="Times New Roman"/>
        </w:rPr>
        <w:t>Важное отличие</w:t>
      </w:r>
      <w:r w:rsidR="007A42B4">
        <w:rPr>
          <w:rStyle w:val="mw-headline"/>
          <w:rFonts w:cs="Times New Roman"/>
        </w:rPr>
        <w:t xml:space="preserve"> алгоритмов</w:t>
      </w:r>
      <w:r w:rsidRPr="0074584E">
        <w:rPr>
          <w:rStyle w:val="mw-headline"/>
          <w:rFonts w:cs="Times New Roman"/>
        </w:rPr>
        <w:t xml:space="preserve"> заключается в том, что время работы</w:t>
      </w:r>
      <w:r>
        <w:rPr>
          <w:rStyle w:val="mw-headline"/>
          <w:rFonts w:cs="Times New Roman"/>
        </w:rPr>
        <w:t xml:space="preserve"> данного</w:t>
      </w:r>
      <w:r w:rsidRPr="0074584E">
        <w:rPr>
          <w:rStyle w:val="mw-headline"/>
          <w:rFonts w:cs="Times New Roman"/>
        </w:rPr>
        <w:t xml:space="preserve"> алгоритма в худшем случае — O(n). </w:t>
      </w:r>
      <w:r w:rsidR="003046B1">
        <w:rPr>
          <w:rStyle w:val="mw-headline"/>
          <w:rFonts w:cs="Times New Roman"/>
        </w:rPr>
        <w:t>То есть алгоритм гарантирует хорошее разбиение массива</w:t>
      </w:r>
      <w:r w:rsidR="00BE7CA9">
        <w:rPr>
          <w:rStyle w:val="mw-headline"/>
          <w:rFonts w:cs="Times New Roman"/>
          <w:lang w:val="en-US"/>
        </w:rPr>
        <w:t>[8].</w:t>
      </w:r>
    </w:p>
    <w:p w14:paraId="7432A7B4" w14:textId="6C2CD905" w:rsidR="007A42B4" w:rsidRDefault="007A42B4" w:rsidP="0074584E">
      <w:pPr>
        <w:jc w:val="both"/>
        <w:rPr>
          <w:rStyle w:val="mw-headline"/>
          <w:rFonts w:cs="Times New Roman"/>
        </w:rPr>
      </w:pPr>
      <w:r>
        <w:rPr>
          <w:rStyle w:val="mw-headline"/>
          <w:rFonts w:cs="Times New Roman"/>
        </w:rPr>
        <w:t>Алгоритм:</w:t>
      </w:r>
    </w:p>
    <w:p w14:paraId="0F8E86EF" w14:textId="6E7A1DDE" w:rsidR="007A42B4" w:rsidRDefault="007A42B4" w:rsidP="00E85377">
      <w:pPr>
        <w:pStyle w:val="a3"/>
        <w:numPr>
          <w:ilvl w:val="0"/>
          <w:numId w:val="18"/>
        </w:numPr>
        <w:ind w:left="1134" w:hanging="567"/>
        <w:jc w:val="both"/>
        <w:rPr>
          <w:rStyle w:val="mw-headline"/>
          <w:rFonts w:cs="Times New Roman"/>
        </w:rPr>
      </w:pPr>
      <w:r>
        <w:rPr>
          <w:rStyle w:val="mw-headline"/>
          <w:rFonts w:cs="Times New Roman"/>
        </w:rPr>
        <w:lastRenderedPageBreak/>
        <w:t>Входная последовательность разбивается на группы по 5 элементов;</w:t>
      </w:r>
    </w:p>
    <w:p w14:paraId="53FF4DD8" w14:textId="2E82E439" w:rsidR="007A42B4" w:rsidRDefault="007A42B4" w:rsidP="00E85377">
      <w:pPr>
        <w:pStyle w:val="a3"/>
        <w:numPr>
          <w:ilvl w:val="0"/>
          <w:numId w:val="18"/>
        </w:numPr>
        <w:ind w:left="1134" w:hanging="567"/>
        <w:jc w:val="both"/>
        <w:rPr>
          <w:rStyle w:val="mw-headline"/>
          <w:rFonts w:cs="Times New Roman"/>
        </w:rPr>
      </w:pPr>
      <w:r>
        <w:rPr>
          <w:rStyle w:val="mw-headline"/>
          <w:rFonts w:cs="Times New Roman"/>
        </w:rPr>
        <w:t>Каждая группа сортируется и находится медианное значение;</w:t>
      </w:r>
    </w:p>
    <w:p w14:paraId="2A8FAF4E" w14:textId="456FDB5B" w:rsidR="007A42B4" w:rsidRDefault="007A42B4" w:rsidP="00E85377">
      <w:pPr>
        <w:pStyle w:val="a3"/>
        <w:numPr>
          <w:ilvl w:val="0"/>
          <w:numId w:val="18"/>
        </w:numPr>
        <w:ind w:left="1134" w:hanging="567"/>
        <w:jc w:val="both"/>
        <w:rPr>
          <w:rStyle w:val="mw-headline"/>
          <w:rFonts w:cs="Times New Roman"/>
        </w:rPr>
      </w:pPr>
      <w:r>
        <w:rPr>
          <w:rStyle w:val="mw-headline"/>
          <w:rFonts w:cs="Times New Roman"/>
        </w:rPr>
        <w:t xml:space="preserve">Находим медиану медиан, индекс найденного элемента обозначим за </w:t>
      </w:r>
      <w:r>
        <w:rPr>
          <w:rStyle w:val="mw-headline"/>
          <w:rFonts w:cs="Times New Roman"/>
          <w:lang w:val="en-US"/>
        </w:rPr>
        <w:t>i</w:t>
      </w:r>
      <w:r>
        <w:rPr>
          <w:rStyle w:val="mw-headline"/>
          <w:rFonts w:cs="Times New Roman"/>
        </w:rPr>
        <w:t xml:space="preserve"> и будем использовать как опорный;</w:t>
      </w:r>
    </w:p>
    <w:p w14:paraId="6F3F0FA5" w14:textId="502D53CE" w:rsidR="00145387" w:rsidRDefault="00145387" w:rsidP="00E85377">
      <w:pPr>
        <w:pStyle w:val="a3"/>
        <w:numPr>
          <w:ilvl w:val="0"/>
          <w:numId w:val="18"/>
        </w:numPr>
        <w:ind w:left="1134" w:hanging="567"/>
        <w:jc w:val="both"/>
        <w:rPr>
          <w:rStyle w:val="mw-headline"/>
          <w:rFonts w:cs="Times New Roman"/>
        </w:rPr>
      </w:pPr>
      <w:r>
        <w:rPr>
          <w:rStyle w:val="mw-headline"/>
          <w:rFonts w:cs="Times New Roman"/>
        </w:rPr>
        <w:t>Массив делится относительно рассекающего элемента;</w:t>
      </w:r>
    </w:p>
    <w:p w14:paraId="62130DDE" w14:textId="75F4E0DF" w:rsidR="007A42B4" w:rsidRPr="007A42B4" w:rsidRDefault="007A42B4" w:rsidP="00E85377">
      <w:pPr>
        <w:pStyle w:val="a3"/>
        <w:numPr>
          <w:ilvl w:val="0"/>
          <w:numId w:val="18"/>
        </w:numPr>
        <w:ind w:left="1134" w:hanging="567"/>
        <w:jc w:val="both"/>
        <w:rPr>
          <w:rStyle w:val="mw-headline"/>
          <w:rFonts w:cs="Times New Roman"/>
        </w:rPr>
      </w:pPr>
      <w:r>
        <w:rPr>
          <w:rStyle w:val="mw-headline"/>
          <w:rFonts w:cs="Times New Roman"/>
        </w:rPr>
        <w:t xml:space="preserve">Если </w:t>
      </w:r>
      <w:r>
        <w:rPr>
          <w:rStyle w:val="mw-headline"/>
          <w:rFonts w:cs="Times New Roman"/>
          <w:lang w:val="en-US"/>
        </w:rPr>
        <w:t>i</w:t>
      </w:r>
      <w:r w:rsidRPr="007A42B4">
        <w:rPr>
          <w:rStyle w:val="mw-headline"/>
          <w:rFonts w:cs="Times New Roman"/>
        </w:rPr>
        <w:t xml:space="preserve"> = </w:t>
      </w:r>
      <w:r>
        <w:rPr>
          <w:rStyle w:val="mw-headline"/>
          <w:rFonts w:cs="Times New Roman"/>
          <w:lang w:val="en-US"/>
        </w:rPr>
        <w:t>k</w:t>
      </w:r>
      <w:r>
        <w:rPr>
          <w:rStyle w:val="mw-headline"/>
          <w:rFonts w:cs="Times New Roman"/>
        </w:rPr>
        <w:t xml:space="preserve">, то возвращаем </w:t>
      </w:r>
      <w:r>
        <w:rPr>
          <w:rStyle w:val="mw-headline"/>
          <w:rFonts w:cs="Times New Roman"/>
          <w:lang w:val="en-US"/>
        </w:rPr>
        <w:t>x</w:t>
      </w:r>
      <w:r w:rsidRPr="007A42B4">
        <w:rPr>
          <w:rStyle w:val="mw-headline"/>
          <w:rFonts w:cs="Times New Roman"/>
        </w:rPr>
        <w:t xml:space="preserve">. </w:t>
      </w:r>
      <w:r>
        <w:rPr>
          <w:rStyle w:val="mw-headline"/>
          <w:rFonts w:cs="Times New Roman"/>
        </w:rPr>
        <w:t>Иначе рекурсивно обходим одну из частей массива</w:t>
      </w:r>
      <w:r w:rsidRPr="007A42B4">
        <w:rPr>
          <w:rStyle w:val="mw-headline"/>
          <w:rFonts w:cs="Times New Roman"/>
        </w:rPr>
        <w:t xml:space="preserve">: </w:t>
      </w:r>
      <w:r>
        <w:rPr>
          <w:rStyle w:val="mw-headline"/>
          <w:rFonts w:cs="Times New Roman"/>
          <w:lang w:val="en-US"/>
        </w:rPr>
        <w:t>k</w:t>
      </w:r>
      <w:r w:rsidRPr="007A42B4">
        <w:rPr>
          <w:rStyle w:val="mw-headline"/>
          <w:rFonts w:cs="Times New Roman"/>
        </w:rPr>
        <w:t>-</w:t>
      </w:r>
      <w:r>
        <w:rPr>
          <w:rStyle w:val="mw-headline"/>
          <w:rFonts w:cs="Times New Roman"/>
        </w:rPr>
        <w:t xml:space="preserve">ой </w:t>
      </w:r>
      <w:r w:rsidRPr="007A42B4">
        <w:rPr>
          <w:rStyle w:val="mw-headline"/>
          <w:rFonts w:cs="Times New Roman"/>
        </w:rPr>
        <w:t>статистики в левой части при i&gt;k или (k−i−1)-</w:t>
      </w:r>
      <w:proofErr w:type="gramStart"/>
      <w:r w:rsidRPr="007A42B4">
        <w:rPr>
          <w:rStyle w:val="mw-headline"/>
          <w:rFonts w:cs="Times New Roman"/>
        </w:rPr>
        <w:t>ой</w:t>
      </w:r>
      <w:proofErr w:type="gramEnd"/>
      <w:r w:rsidRPr="007A42B4">
        <w:rPr>
          <w:rStyle w:val="mw-headline"/>
          <w:rFonts w:cs="Times New Roman"/>
        </w:rPr>
        <w:t xml:space="preserve"> статистики в правой части при i&lt;k</w:t>
      </w:r>
      <w:r w:rsidR="00145387">
        <w:rPr>
          <w:rStyle w:val="mw-headline"/>
          <w:rFonts w:cs="Times New Roman"/>
        </w:rPr>
        <w:t>.</w:t>
      </w:r>
    </w:p>
    <w:p w14:paraId="35E483E8" w14:textId="5D4AA4A0" w:rsidR="00161D4C" w:rsidRDefault="00506AD6" w:rsidP="00D2695D">
      <w:pPr>
        <w:pStyle w:val="2"/>
        <w:jc w:val="center"/>
      </w:pPr>
      <w:bookmarkStart w:id="89" w:name="_Toc74787702"/>
      <w:r w:rsidRPr="00BE7CA9">
        <w:t>1.</w:t>
      </w:r>
      <w:r w:rsidR="00163DF7" w:rsidRPr="00BE7CA9">
        <w:t>6</w:t>
      </w:r>
      <w:r w:rsidRPr="00BE7CA9">
        <w:t xml:space="preserve"> Постановка задачи исследования</w:t>
      </w:r>
      <w:bookmarkEnd w:id="89"/>
    </w:p>
    <w:p w14:paraId="146A2C2D" w14:textId="35AE82D5" w:rsidR="00161D4C" w:rsidRDefault="00282A75" w:rsidP="0074584E">
      <w:pPr>
        <w:jc w:val="both"/>
      </w:pPr>
      <w:r>
        <w:t>Алгоритмы сортировки</w:t>
      </w:r>
      <w:r w:rsidR="009E1DD2">
        <w:t xml:space="preserve">, поиска и выбора используются повсюду в компьютерных технологиях. С каждым годом количество генерируемой человечеством информации растет, и растет потребность в ее обработке. </w:t>
      </w:r>
      <w:proofErr w:type="gramStart"/>
      <w:r w:rsidR="009E1DD2">
        <w:t>Поэтому</w:t>
      </w:r>
      <w:proofErr w:type="gramEnd"/>
      <w:r w:rsidR="009E1DD2">
        <w:t xml:space="preserve"> несмотря на то, что многие из перечисленных выше алгоритмов были созданы достаточно давно, создание новых, возможно специфичных алгоритмов способн</w:t>
      </w:r>
      <w:r w:rsidR="005761F9">
        <w:t>о</w:t>
      </w:r>
      <w:r w:rsidR="009E1DD2">
        <w:t xml:space="preserve"> </w:t>
      </w:r>
      <w:r w:rsidR="00EF1AB0">
        <w:t>дать прирост производительности некоторым системам</w:t>
      </w:r>
      <w:r w:rsidR="00E9493C">
        <w:t xml:space="preserve">. </w:t>
      </w:r>
    </w:p>
    <w:p w14:paraId="0554B229" w14:textId="4871984B" w:rsidR="00750E4B" w:rsidRDefault="00750E4B" w:rsidP="00750E4B">
      <w:pPr>
        <w:jc w:val="both"/>
      </w:pPr>
      <w:r>
        <w:t xml:space="preserve">Цель исследования: рассмотрение </w:t>
      </w:r>
      <w:r w:rsidR="00FC5991">
        <w:t xml:space="preserve">потенциала </w:t>
      </w:r>
      <w:r>
        <w:t>использования полных порождающих последовательностей для зада</w:t>
      </w:r>
      <w:r w:rsidR="004D6A64">
        <w:t>ч сортировки, поиска и выбора в последовательностях.</w:t>
      </w:r>
    </w:p>
    <w:p w14:paraId="6D94EFC0" w14:textId="05BE8806" w:rsidR="00750E4B" w:rsidRDefault="00750E4B" w:rsidP="00750E4B">
      <w:pPr>
        <w:jc w:val="both"/>
      </w:pPr>
      <w:r>
        <w:t xml:space="preserve">Задачи исследования: </w:t>
      </w:r>
    </w:p>
    <w:p w14:paraId="2D548569" w14:textId="0C3B4A5C" w:rsidR="00750E4B" w:rsidRDefault="00750E4B" w:rsidP="00E85377">
      <w:pPr>
        <w:pStyle w:val="a3"/>
        <w:numPr>
          <w:ilvl w:val="0"/>
          <w:numId w:val="22"/>
        </w:numPr>
        <w:ind w:left="1418" w:hanging="709"/>
        <w:jc w:val="both"/>
      </w:pPr>
      <w:commentRangeStart w:id="90"/>
      <w:r>
        <w:t>Рассмотреть идеи применимости полных порождающих последовательностей в алгоритмах;</w:t>
      </w:r>
    </w:p>
    <w:p w14:paraId="582FBD78" w14:textId="43AC56A4" w:rsidR="00750E4B" w:rsidRDefault="00750E4B" w:rsidP="00E85377">
      <w:pPr>
        <w:pStyle w:val="a3"/>
        <w:numPr>
          <w:ilvl w:val="0"/>
          <w:numId w:val="22"/>
        </w:numPr>
        <w:ind w:left="1418" w:hanging="709"/>
        <w:jc w:val="both"/>
      </w:pPr>
      <w:r>
        <w:t>Рассмотреть существующие алгоритмы;</w:t>
      </w:r>
    </w:p>
    <w:p w14:paraId="0ADF9742" w14:textId="4520F9B0" w:rsidR="00750E4B" w:rsidRDefault="00750E4B" w:rsidP="00E85377">
      <w:pPr>
        <w:pStyle w:val="a3"/>
        <w:numPr>
          <w:ilvl w:val="0"/>
          <w:numId w:val="22"/>
        </w:numPr>
        <w:ind w:left="1418" w:hanging="709"/>
        <w:jc w:val="both"/>
      </w:pPr>
      <w:r>
        <w:t xml:space="preserve">Установить зависимости эффективности различных алгоритмов </w:t>
      </w:r>
      <w:r w:rsidR="00BE7CA9">
        <w:t>для различных последовательностей</w:t>
      </w:r>
      <w:r>
        <w:t xml:space="preserve">; </w:t>
      </w:r>
    </w:p>
    <w:p w14:paraId="59A05D19" w14:textId="78207254" w:rsidR="00750E4B" w:rsidRDefault="00750E4B" w:rsidP="00E85377">
      <w:pPr>
        <w:pStyle w:val="a3"/>
        <w:numPr>
          <w:ilvl w:val="0"/>
          <w:numId w:val="22"/>
        </w:numPr>
        <w:tabs>
          <w:tab w:val="left" w:pos="1276"/>
        </w:tabs>
        <w:ind w:left="1418" w:hanging="709"/>
        <w:jc w:val="both"/>
      </w:pPr>
      <w:r>
        <w:t xml:space="preserve">Сравнить предложенные алгоритмы с уже </w:t>
      </w:r>
      <w:proofErr w:type="gramStart"/>
      <w:r>
        <w:t>существующими</w:t>
      </w:r>
      <w:proofErr w:type="gramEnd"/>
      <w:r>
        <w:t>.</w:t>
      </w:r>
      <w:commentRangeEnd w:id="90"/>
      <w:r w:rsidR="00923412">
        <w:rPr>
          <w:rStyle w:val="a6"/>
        </w:rPr>
        <w:commentReference w:id="90"/>
      </w:r>
    </w:p>
    <w:p w14:paraId="7974F79D" w14:textId="0C83442F" w:rsidR="00750E4B" w:rsidRDefault="00F57482" w:rsidP="00F57482">
      <w:pPr>
        <w:pStyle w:val="2"/>
        <w:jc w:val="center"/>
      </w:pPr>
      <w:bookmarkStart w:id="91" w:name="_Toc74787703"/>
      <w:r>
        <w:lastRenderedPageBreak/>
        <w:t>Вывод</w:t>
      </w:r>
      <w:r w:rsidR="00EB3291">
        <w:t>ы</w:t>
      </w:r>
      <w:r>
        <w:t xml:space="preserve"> по </w:t>
      </w:r>
      <w:r w:rsidR="00620A40">
        <w:t>разделу</w:t>
      </w:r>
      <w:bookmarkEnd w:id="91"/>
    </w:p>
    <w:p w14:paraId="174C2D09" w14:textId="1D366A00" w:rsidR="00750E4B" w:rsidRDefault="00F57482" w:rsidP="00750E4B">
      <w:pPr>
        <w:jc w:val="both"/>
      </w:pPr>
      <w:r>
        <w:t xml:space="preserve">Алгоритмы играют важнейшую роль в </w:t>
      </w:r>
      <w:r>
        <w:rPr>
          <w:lang w:val="en-US"/>
        </w:rPr>
        <w:t>Computer</w:t>
      </w:r>
      <w:r w:rsidRPr="00F57482">
        <w:t xml:space="preserve"> </w:t>
      </w:r>
      <w:r>
        <w:rPr>
          <w:lang w:val="en-US"/>
        </w:rPr>
        <w:t>Science</w:t>
      </w:r>
      <w:r w:rsidRPr="00F57482">
        <w:t xml:space="preserve">. </w:t>
      </w:r>
      <w:r>
        <w:t>При постоянном росте количества обрабатываемых данных даже не</w:t>
      </w:r>
      <w:del w:id="92" w:author="Admin" w:date="2021-06-17T13:14:00Z">
        <w:r w:rsidDel="00923412">
          <w:delText xml:space="preserve"> </w:delText>
        </w:r>
      </w:del>
      <w:r>
        <w:t>смотря на постоянный рост</w:t>
      </w:r>
      <w:r w:rsidR="007C322C">
        <w:t xml:space="preserve"> производительности </w:t>
      </w:r>
      <w:proofErr w:type="gramStart"/>
      <w:r w:rsidR="007C322C">
        <w:t>компьютеров</w:t>
      </w:r>
      <w:proofErr w:type="gramEnd"/>
      <w:r w:rsidR="007C322C">
        <w:t xml:space="preserve"> остается актуальным вопрос об эффективности алгоритмов. Таким образом</w:t>
      </w:r>
      <w:ins w:id="93" w:author="Admin" w:date="2021-06-17T13:14:00Z">
        <w:r w:rsidR="00923412">
          <w:t>,</w:t>
        </w:r>
      </w:ins>
      <w:r w:rsidR="007C322C">
        <w:t xml:space="preserve"> создание новых алгоритмов может ускорить обработку некоторых типов последовательностей.</w:t>
      </w:r>
    </w:p>
    <w:p w14:paraId="1AFEFC92" w14:textId="15C1C12B" w:rsidR="007C322C" w:rsidRDefault="00A10D8A" w:rsidP="00750E4B">
      <w:pPr>
        <w:jc w:val="both"/>
      </w:pPr>
      <w:r>
        <w:t>Асимптотические обозначения</w:t>
      </w:r>
      <w:r w:rsidR="007C322C">
        <w:t xml:space="preserve"> явля</w:t>
      </w:r>
      <w:r>
        <w:t>ются удобным инструментом</w:t>
      </w:r>
      <w:r w:rsidR="007C322C">
        <w:t xml:space="preserve"> для оценки работы алгоритмов. Данный метод позволяет опустить точные коэффициенты и время выполнения базовых операций и использовать</w:t>
      </w:r>
      <w:r w:rsidR="007C322C" w:rsidRPr="007C322C">
        <w:t xml:space="preserve"> </w:t>
      </w:r>
      <w:r w:rsidR="007C322C">
        <w:t xml:space="preserve">для сравнения упрощенные высказывания. </w:t>
      </w:r>
    </w:p>
    <w:p w14:paraId="09ACF183" w14:textId="646507F5" w:rsidR="007C322C" w:rsidRDefault="007C322C" w:rsidP="00750E4B">
      <w:pPr>
        <w:jc w:val="both"/>
      </w:pPr>
      <w:r>
        <w:t>Текущие алгоритмы сильно отличаются между собой по различным характеристикам, так</w:t>
      </w:r>
      <w:r w:rsidR="00A10D8A">
        <w:t>им</w:t>
      </w:r>
      <w:ins w:id="94" w:author="Admin" w:date="2021-06-17T13:14:00Z">
        <w:r w:rsidR="00923412">
          <w:t>и</w:t>
        </w:r>
      </w:ins>
      <w:r w:rsidR="00A10D8A">
        <w:t xml:space="preserve"> как устойчивость</w:t>
      </w:r>
      <w:r w:rsidR="00105A05">
        <w:t xml:space="preserve"> (</w:t>
      </w:r>
      <w:r w:rsidR="00105A05">
        <w:rPr>
          <w:lang w:val="en-US"/>
        </w:rPr>
        <w:t>Quicksort</w:t>
      </w:r>
      <w:r w:rsidR="00D63B7A">
        <w:t xml:space="preserve"> не устойчивый,</w:t>
      </w:r>
      <w:r w:rsidR="00105A05" w:rsidRPr="00105A05">
        <w:t xml:space="preserve"> </w:t>
      </w:r>
      <w:r w:rsidR="00105A05">
        <w:t xml:space="preserve">в отличие от </w:t>
      </w:r>
      <w:r w:rsidR="00105A05">
        <w:rPr>
          <w:lang w:val="en-US"/>
        </w:rPr>
        <w:t>Merge</w:t>
      </w:r>
      <w:r w:rsidR="00105A05" w:rsidRPr="00105A05">
        <w:t xml:space="preserve"> </w:t>
      </w:r>
      <w:r w:rsidR="00105A05">
        <w:rPr>
          <w:lang w:val="en-US"/>
        </w:rPr>
        <w:t>Sort</w:t>
      </w:r>
      <w:r w:rsidR="00105A05">
        <w:t>)</w:t>
      </w:r>
      <w:r w:rsidR="00A10D8A">
        <w:t>, тип роста (линейный</w:t>
      </w:r>
      <w:r w:rsidR="00105A05">
        <w:t xml:space="preserve"> у </w:t>
      </w:r>
      <w:r w:rsidR="00105A05">
        <w:rPr>
          <w:lang w:val="en-US"/>
        </w:rPr>
        <w:t>Radix</w:t>
      </w:r>
      <w:r w:rsidR="00A10D8A">
        <w:t xml:space="preserve">, </w:t>
      </w:r>
      <w:del w:id="95" w:author="Admin" w:date="2021-06-17T13:14:00Z">
        <w:r w:rsidR="00A10D8A" w:rsidDel="00923412">
          <w:delText>экспоненциальный</w:delText>
        </w:r>
        <w:r w:rsidR="00105A05" w:rsidRPr="00105A05" w:rsidDel="00923412">
          <w:delText xml:space="preserve"> </w:delText>
        </w:r>
      </w:del>
      <w:ins w:id="96" w:author="Admin" w:date="2021-06-17T13:14:00Z">
        <w:r w:rsidR="00923412">
          <w:t>квадратичный</w:t>
        </w:r>
        <w:r w:rsidR="00923412" w:rsidRPr="00105A05">
          <w:t xml:space="preserve"> </w:t>
        </w:r>
      </w:ins>
      <w:r w:rsidR="00105A05">
        <w:t xml:space="preserve">у </w:t>
      </w:r>
      <w:r w:rsidR="00105A05">
        <w:rPr>
          <w:lang w:val="en-US"/>
        </w:rPr>
        <w:t>Bubble</w:t>
      </w:r>
      <w:r w:rsidR="00105A05" w:rsidRPr="00105A05">
        <w:t xml:space="preserve"> </w:t>
      </w:r>
      <w:r w:rsidR="00105A05">
        <w:rPr>
          <w:lang w:val="en-US"/>
        </w:rPr>
        <w:t>sort</w:t>
      </w:r>
      <w:r w:rsidR="00A10D8A">
        <w:t xml:space="preserve">, </w:t>
      </w:r>
      <w:r w:rsidR="00E85377" w:rsidRPr="00E85377">
        <w:t>квазилинейный</w:t>
      </w:r>
      <w:r w:rsidR="00105A05" w:rsidRPr="00105A05">
        <w:t xml:space="preserve"> </w:t>
      </w:r>
      <w:r w:rsidR="00105A05">
        <w:t xml:space="preserve">у </w:t>
      </w:r>
      <w:r w:rsidR="00105A05">
        <w:rPr>
          <w:lang w:val="en-US"/>
        </w:rPr>
        <w:t>Quicksort</w:t>
      </w:r>
      <w:r w:rsidR="00A10D8A">
        <w:t>), эффективность по памяти</w:t>
      </w:r>
      <w:r w:rsidR="00105A05" w:rsidRPr="00105A05">
        <w:t>(</w:t>
      </w:r>
      <w:r w:rsidR="00105A05">
        <w:rPr>
          <w:lang w:val="en-US"/>
        </w:rPr>
        <w:t>O</w:t>
      </w:r>
      <w:r w:rsidR="00105A05" w:rsidRPr="00105A05">
        <w:t xml:space="preserve">(1) </w:t>
      </w:r>
      <w:r w:rsidR="00105A05">
        <w:t xml:space="preserve">у </w:t>
      </w:r>
      <w:r w:rsidR="00105A05">
        <w:rPr>
          <w:lang w:val="en-US"/>
        </w:rPr>
        <w:t>Quicksort</w:t>
      </w:r>
      <w:r w:rsidR="00D63B7A">
        <w:t xml:space="preserve">, </w:t>
      </w:r>
      <w:r w:rsidR="00D63B7A">
        <w:rPr>
          <w:lang w:val="en-US"/>
        </w:rPr>
        <w:t>O</w:t>
      </w:r>
      <w:r w:rsidR="00D63B7A" w:rsidRPr="00D63B7A">
        <w:t>(</w:t>
      </w:r>
      <w:r w:rsidR="00D63B7A">
        <w:rPr>
          <w:lang w:val="en-US"/>
        </w:rPr>
        <w:t>n</w:t>
      </w:r>
      <w:r w:rsidR="00D63B7A" w:rsidRPr="00D63B7A">
        <w:t xml:space="preserve">) </w:t>
      </w:r>
      <w:proofErr w:type="gramStart"/>
      <w:r w:rsidR="00D63B7A">
        <w:t>у</w:t>
      </w:r>
      <w:proofErr w:type="gramEnd"/>
      <w:r w:rsidR="00D63B7A">
        <w:t xml:space="preserve"> </w:t>
      </w:r>
      <w:r w:rsidR="00D63B7A">
        <w:rPr>
          <w:lang w:val="en-US"/>
        </w:rPr>
        <w:t>Merge</w:t>
      </w:r>
      <w:r w:rsidR="00D63B7A" w:rsidRPr="00D63B7A">
        <w:t xml:space="preserve"> </w:t>
      </w:r>
      <w:r w:rsidR="00D63B7A">
        <w:rPr>
          <w:lang w:val="en-US"/>
        </w:rPr>
        <w:t>sort</w:t>
      </w:r>
      <w:r w:rsidR="00D63B7A" w:rsidRPr="00D63B7A">
        <w:t>)</w:t>
      </w:r>
      <w:r w:rsidR="00A10D8A">
        <w:t xml:space="preserve">, естественность. </w:t>
      </w:r>
    </w:p>
    <w:p w14:paraId="27AC58C8" w14:textId="79397387" w:rsidR="00A10D8A" w:rsidRDefault="00A10D8A" w:rsidP="00750E4B">
      <w:pPr>
        <w:jc w:val="both"/>
      </w:pPr>
      <w:r>
        <w:t>Различные алгоритмы по-разному показывают себя на разных последовательностях, универсальн</w:t>
      </w:r>
      <w:r w:rsidR="00CC39F5">
        <w:t>ых</w:t>
      </w:r>
      <w:r>
        <w:t xml:space="preserve"> алгоритм</w:t>
      </w:r>
      <w:r w:rsidR="00CC39F5">
        <w:t>ов</w:t>
      </w:r>
      <w:r>
        <w:t xml:space="preserve"> не существует. Сравнение проводилось без разбиения по группам устойчивости, асимптотической сложности, требований памяти, возможности распараллеливания, что делает его более общим.</w:t>
      </w:r>
    </w:p>
    <w:p w14:paraId="4A364002" w14:textId="791D5BEF" w:rsidR="00A100FE" w:rsidRPr="003B4C27" w:rsidRDefault="00A100FE" w:rsidP="00750E4B">
      <w:pPr>
        <w:jc w:val="both"/>
      </w:pPr>
      <w:r>
        <w:t xml:space="preserve">Использование алгоритмов на основе полных порождающих последовательностей может предложить способы решения специфичных задач. </w:t>
      </w:r>
    </w:p>
    <w:p w14:paraId="6F0DFB45" w14:textId="77777777" w:rsidR="001C42EE" w:rsidRPr="00F57482" w:rsidRDefault="001C42EE" w:rsidP="00750E4B">
      <w:pPr>
        <w:jc w:val="both"/>
      </w:pPr>
    </w:p>
    <w:p w14:paraId="106D3547" w14:textId="6068746E" w:rsidR="00750E4B" w:rsidRDefault="00750E4B">
      <w:r>
        <w:br w:type="page"/>
      </w:r>
    </w:p>
    <w:p w14:paraId="7231E6A6" w14:textId="13781263" w:rsidR="00970AF8" w:rsidRPr="005B37AF" w:rsidRDefault="00BB1F97" w:rsidP="00AA5694">
      <w:pPr>
        <w:pStyle w:val="1"/>
        <w:ind w:firstLine="0"/>
      </w:pPr>
      <w:bookmarkStart w:id="97" w:name="_Toc74787704"/>
      <w:r>
        <w:lastRenderedPageBreak/>
        <w:t>Раздел 2. Алгоритмы на основе порождающих последовательностей</w:t>
      </w:r>
      <w:bookmarkEnd w:id="97"/>
    </w:p>
    <w:p w14:paraId="5D9F70A1" w14:textId="006610BF" w:rsidR="00BB1F97" w:rsidRDefault="00970AF8" w:rsidP="001E7792">
      <w:pPr>
        <w:pStyle w:val="2"/>
        <w:jc w:val="center"/>
      </w:pPr>
      <w:bookmarkStart w:id="98" w:name="_Toc74787705"/>
      <w:r>
        <w:t>2.</w:t>
      </w:r>
      <w:r w:rsidR="00AA5694" w:rsidRPr="00AA5694">
        <w:t>1</w:t>
      </w:r>
      <w:r>
        <w:t xml:space="preserve"> </w:t>
      </w:r>
      <w:r w:rsidR="00BB1F97">
        <w:t>Алгоритм сортировки на основе порождающих последовательностей</w:t>
      </w:r>
      <w:bookmarkEnd w:id="98"/>
    </w:p>
    <w:p w14:paraId="6855D0C1" w14:textId="5D2636DC" w:rsidR="00426252" w:rsidRDefault="00426252" w:rsidP="00F02C0A">
      <w:pPr>
        <w:jc w:val="both"/>
      </w:pPr>
      <w:r w:rsidRPr="0013746F">
        <w:t xml:space="preserve">Порождающая последовательность для числа </w:t>
      </w:r>
      <w:r w:rsidRPr="0013746F">
        <w:rPr>
          <w:lang w:val="en-US"/>
        </w:rPr>
        <w:t>n</w:t>
      </w:r>
      <w:r w:rsidRPr="0013746F">
        <w:t xml:space="preserve"> – это такая последовательность натуральных чисел, что число</w:t>
      </w:r>
      <w:r w:rsidR="000C4CF8" w:rsidRPr="0013746F">
        <w:t xml:space="preserve"> любое число от </w:t>
      </w:r>
      <w:r w:rsidR="0013746F">
        <w:t>1</w:t>
      </w:r>
      <w:r w:rsidR="000C4CF8" w:rsidRPr="0013746F">
        <w:t xml:space="preserve"> до</w:t>
      </w:r>
      <w:r w:rsidRPr="0013746F">
        <w:t xml:space="preserve"> </w:t>
      </w:r>
      <w:r w:rsidRPr="0013746F">
        <w:rPr>
          <w:lang w:val="en-US"/>
        </w:rPr>
        <w:t>n</w:t>
      </w:r>
      <w:r w:rsidRPr="0013746F">
        <w:t xml:space="preserve"> можно представить в виде суммы элементов </w:t>
      </w:r>
      <w:r w:rsidR="006753C1" w:rsidRPr="0013746F">
        <w:t>последовательности</w:t>
      </w:r>
      <w:r w:rsidR="00A13488" w:rsidRPr="00A13488">
        <w:t>[25]</w:t>
      </w:r>
      <w:r w:rsidR="006753C1">
        <w:t xml:space="preserve">. </w:t>
      </w:r>
    </w:p>
    <w:p w14:paraId="6C86C0AA" w14:textId="46952CF6" w:rsidR="006753C1" w:rsidRDefault="006753C1" w:rsidP="00F02C0A">
      <w:pPr>
        <w:jc w:val="both"/>
      </w:pPr>
      <w:r>
        <w:t xml:space="preserve">Получить порождающую последовательность очень легко – например, с помощью деления числа на 2 </w:t>
      </w:r>
      <w:r w:rsidR="00E50A04">
        <w:t>с округлением вверх</w:t>
      </w:r>
      <w:r>
        <w:t xml:space="preserve"> и записывания всех полученных </w:t>
      </w:r>
      <w:del w:id="99" w:author="Admin" w:date="2021-06-17T13:16:00Z">
        <w:r w:rsidDel="00923412">
          <w:delText>цифр</w:delText>
        </w:r>
      </w:del>
      <w:ins w:id="100" w:author="Admin" w:date="2021-06-17T13:16:00Z">
        <w:r w:rsidR="00923412">
          <w:t>чисел</w:t>
        </w:r>
      </w:ins>
      <w:r>
        <w:t>:</w:t>
      </w:r>
    </w:p>
    <w:p w14:paraId="50FAC6AB" w14:textId="6E66D8D6" w:rsidR="006753C1" w:rsidRDefault="00E50A04" w:rsidP="00F02C0A">
      <w:pPr>
        <w:jc w:val="both"/>
      </w:pPr>
      <w:r>
        <w:rPr>
          <w:lang w:val="en-US"/>
        </w:rPr>
        <w:t>N</w:t>
      </w:r>
      <w:r w:rsidRPr="00E50A04">
        <w:t xml:space="preserve"> = 7</w:t>
      </w:r>
      <w:r>
        <w:t xml:space="preserve">, тогда порождающая последовательность будет </w:t>
      </w:r>
      <w:r w:rsidRPr="00E50A04">
        <w:t>[4, 2, 1].</w:t>
      </w:r>
    </w:p>
    <w:p w14:paraId="7A998991" w14:textId="469EB01D" w:rsidR="00E50A04" w:rsidRDefault="007A392B" w:rsidP="00F02C0A">
      <w:pPr>
        <w:jc w:val="both"/>
      </w:pPr>
      <w:r>
        <w:t xml:space="preserve">Для получения порождающих последовательностей будем использовать алгоритм </w:t>
      </w:r>
      <w:r w:rsidRPr="008A5336">
        <w:rPr>
          <w:i/>
          <w:iCs/>
          <w:lang w:val="en-US"/>
        </w:rPr>
        <w:t>CAlg</w:t>
      </w:r>
      <w:r w:rsidR="00A13488" w:rsidRPr="00A13488">
        <w:t>[25]</w:t>
      </w:r>
      <w:r w:rsidRPr="007A392B">
        <w:t>:</w:t>
      </w:r>
    </w:p>
    <w:p w14:paraId="656F56F2" w14:textId="4419AB57" w:rsidR="0069432A" w:rsidRPr="0069432A" w:rsidRDefault="007A392B" w:rsidP="0069432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83B3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="0069432A"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gramEnd"/>
      <w:r w:rsidR="0069432A"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</w:t>
      </w:r>
      <w:r w:rsidR="0069432A"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Alg(n</w:t>
      </w:r>
      <w:r w:rsid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,c</w:t>
      </w:r>
      <w:r w:rsidR="0069432A"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):</w:t>
      </w:r>
    </w:p>
    <w:p w14:paraId="3C0A7F83" w14:textId="77777777" w:rsidR="0069432A" w:rsidRPr="0069432A" w:rsidRDefault="0069432A" w:rsidP="0069432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B = []</w:t>
      </w:r>
    </w:p>
    <w:p w14:paraId="79CAA1A6" w14:textId="77777777" w:rsidR="0069432A" w:rsidRPr="0069432A" w:rsidRDefault="0069432A" w:rsidP="0069432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while</w:t>
      </w:r>
      <w:proofErr w:type="gramEnd"/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a !=0:</w:t>
      </w:r>
    </w:p>
    <w:p w14:paraId="6DA84E12" w14:textId="012F5600" w:rsidR="0069432A" w:rsidRPr="0069432A" w:rsidRDefault="0069432A" w:rsidP="0069432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B.append(</w:t>
      </w:r>
      <w:proofErr w:type="gramEnd"/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math.ceil(</w:t>
      </w:r>
      <w:r w:rsidR="00541A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</w:t>
      </w: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</w:t>
      </w: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6CC7F09D" w14:textId="5DF0903B" w:rsidR="0069432A" w:rsidRPr="0069432A" w:rsidRDefault="0069432A" w:rsidP="0069432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r w:rsidR="00541A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</w:t>
      </w: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a - (</w:t>
      </w:r>
      <w:proofErr w:type="gramStart"/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math.ceil(</w:t>
      </w:r>
      <w:proofErr w:type="gramEnd"/>
      <w:r w:rsidR="00541A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</w:t>
      </w: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/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c</w:t>
      </w: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</w:t>
      </w:r>
    </w:p>
    <w:p w14:paraId="54F97549" w14:textId="696B3F2C" w:rsidR="007A392B" w:rsidRPr="00A83B39" w:rsidRDefault="0069432A" w:rsidP="0069432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541AC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return</w:t>
      </w:r>
      <w:proofErr w:type="gramEnd"/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r w:rsidRPr="0069432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</w:t>
      </w:r>
    </w:p>
    <w:p w14:paraId="711F143C" w14:textId="148CA082" w:rsidR="008A5336" w:rsidRDefault="008A5336" w:rsidP="00F02C0A">
      <w:pPr>
        <w:jc w:val="both"/>
        <w:rPr>
          <w:rFonts w:eastAsia="Times New Roman" w:cs="Times New Roman"/>
          <w:color w:val="000000"/>
          <w:szCs w:val="28"/>
          <w:lang w:eastAsia="ru-RU"/>
        </w:rPr>
      </w:pPr>
      <w:proofErr w:type="gramStart"/>
      <w:r w:rsidRPr="008A5336">
        <w:rPr>
          <w:rFonts w:eastAsia="Times New Roman" w:cs="Times New Roman"/>
          <w:color w:val="000000"/>
          <w:szCs w:val="28"/>
          <w:lang w:val="en-US" w:eastAsia="ru-RU"/>
        </w:rPr>
        <w:t>math</w:t>
      </w:r>
      <w:r w:rsidRPr="008A5336">
        <w:rPr>
          <w:rFonts w:eastAsia="Times New Roman" w:cs="Times New Roman"/>
          <w:color w:val="000000"/>
          <w:szCs w:val="28"/>
          <w:lang w:eastAsia="ru-RU"/>
        </w:rPr>
        <w:t>.</w:t>
      </w:r>
      <w:r w:rsidRPr="008A5336">
        <w:rPr>
          <w:rFonts w:eastAsia="Times New Roman" w:cs="Times New Roman"/>
          <w:color w:val="000000"/>
          <w:szCs w:val="28"/>
          <w:lang w:val="en-US" w:eastAsia="ru-RU"/>
        </w:rPr>
        <w:t>ceil</w:t>
      </w:r>
      <w:r w:rsidRPr="008A5336">
        <w:rPr>
          <w:rFonts w:eastAsia="Times New Roman" w:cs="Times New Roman"/>
          <w:color w:val="000000"/>
          <w:szCs w:val="28"/>
          <w:lang w:eastAsia="ru-RU"/>
        </w:rPr>
        <w:t>(</w:t>
      </w:r>
      <w:proofErr w:type="gramEnd"/>
      <w:r w:rsidRPr="008A5336">
        <w:rPr>
          <w:rFonts w:eastAsia="Times New Roman" w:cs="Times New Roman"/>
          <w:color w:val="000000"/>
          <w:szCs w:val="28"/>
          <w:lang w:eastAsia="ru-RU"/>
        </w:rPr>
        <w:t xml:space="preserve">) – округление вверх; </w:t>
      </w:r>
      <w:r w:rsidRPr="008A5336">
        <w:rPr>
          <w:rFonts w:eastAsia="Times New Roman" w:cs="Times New Roman"/>
          <w:color w:val="000000"/>
          <w:szCs w:val="28"/>
          <w:lang w:val="en-US" w:eastAsia="ru-RU"/>
        </w:rPr>
        <w:t>B</w:t>
      </w:r>
      <w:r w:rsidRPr="008A5336">
        <w:rPr>
          <w:rFonts w:eastAsia="Times New Roman" w:cs="Times New Roman"/>
          <w:color w:val="000000"/>
          <w:szCs w:val="28"/>
          <w:lang w:eastAsia="ru-RU"/>
        </w:rPr>
        <w:t>.</w:t>
      </w:r>
      <w:r w:rsidRPr="008A5336">
        <w:rPr>
          <w:rFonts w:eastAsia="Times New Roman" w:cs="Times New Roman"/>
          <w:color w:val="000000"/>
          <w:szCs w:val="28"/>
          <w:lang w:val="en-US" w:eastAsia="ru-RU"/>
        </w:rPr>
        <w:t>append</w:t>
      </w:r>
      <w:r w:rsidRPr="008A5336">
        <w:rPr>
          <w:rFonts w:eastAsia="Times New Roman" w:cs="Times New Roman"/>
          <w:color w:val="000000"/>
          <w:szCs w:val="28"/>
          <w:lang w:eastAsia="ru-RU"/>
        </w:rPr>
        <w:t>() – добавление элемента в конец списка.</w:t>
      </w:r>
    </w:p>
    <w:p w14:paraId="19D52F2F" w14:textId="63EAB826" w:rsidR="00161D4C" w:rsidRPr="00306B5F" w:rsidRDefault="00013947" w:rsidP="00F02C0A">
      <w:pPr>
        <w:jc w:val="both"/>
      </w:pPr>
      <w:r>
        <w:t xml:space="preserve">Длина получаемой порождающей последовательности </w:t>
      </w:r>
      <w:r w:rsidR="00E96261">
        <w:t xml:space="preserve">зависит от </w:t>
      </w:r>
      <w:r w:rsidR="009474E1">
        <w:t xml:space="preserve">входного </w:t>
      </w:r>
      <w:r w:rsidR="009474E1" w:rsidRPr="008A5336">
        <w:rPr>
          <w:i/>
          <w:iCs/>
          <w:lang w:val="en-US"/>
        </w:rPr>
        <w:t>n</w:t>
      </w:r>
      <w:r w:rsidR="009474E1" w:rsidRPr="009474E1">
        <w:t xml:space="preserve"> </w:t>
      </w:r>
      <w:r w:rsidR="009474E1">
        <w:t xml:space="preserve">и </w:t>
      </w:r>
      <w:r w:rsidR="00E96261">
        <w:t xml:space="preserve">коэффициента </w:t>
      </w:r>
      <w:proofErr w:type="gramStart"/>
      <w:r w:rsidR="00E96261" w:rsidRPr="008A5336">
        <w:rPr>
          <w:i/>
          <w:iCs/>
        </w:rPr>
        <w:t>с</w:t>
      </w:r>
      <w:proofErr w:type="gramEnd"/>
      <w:r w:rsidR="00E96261">
        <w:t xml:space="preserve">, </w:t>
      </w:r>
      <w:proofErr w:type="gramStart"/>
      <w:r w:rsidR="00E96261">
        <w:t>минимальная</w:t>
      </w:r>
      <w:proofErr w:type="gramEnd"/>
      <w:r w:rsidR="00E96261">
        <w:t xml:space="preserve"> длина</w:t>
      </w:r>
      <w:r w:rsidR="005B37AF">
        <w:t>(</w:t>
      </w:r>
      <w:r w:rsidR="005B37AF">
        <w:rPr>
          <w:lang w:val="en-US"/>
        </w:rPr>
        <w:t>log</w:t>
      </w:r>
      <w:r w:rsidR="005B37AF" w:rsidRPr="005B37AF">
        <w:rPr>
          <w:vertAlign w:val="subscript"/>
        </w:rPr>
        <w:t>2</w:t>
      </w:r>
      <w:r w:rsidR="005B37AF">
        <w:rPr>
          <w:lang w:val="en-US"/>
        </w:rPr>
        <w:t>n</w:t>
      </w:r>
      <w:r w:rsidR="0042765D">
        <w:t xml:space="preserve"> + 1</w:t>
      </w:r>
      <w:r w:rsidR="005B37AF">
        <w:t xml:space="preserve">) </w:t>
      </w:r>
      <w:r w:rsidR="00E96261">
        <w:t xml:space="preserve">последовательности </w:t>
      </w:r>
      <w:r w:rsidR="009803EF">
        <w:t xml:space="preserve">получается при значении с = 2. </w:t>
      </w:r>
      <w:r w:rsidR="00306B5F">
        <w:t xml:space="preserve"> Важно отметить, что генерируемые последовательности являются порождающими </w:t>
      </w:r>
      <w:proofErr w:type="gramStart"/>
      <w:r w:rsidR="00306B5F">
        <w:t>при</w:t>
      </w:r>
      <w:proofErr w:type="gramEnd"/>
      <w:r w:rsidR="00306B5F">
        <w:t xml:space="preserve"> </w:t>
      </w:r>
      <w:del w:id="101" w:author="Admin" w:date="2021-06-17T13:17:00Z">
        <w:r w:rsidR="00514960" w:rsidRPr="00514960" w:rsidDel="00923412">
          <w:delText xml:space="preserve">3 &gt;= </w:delText>
        </w:r>
      </w:del>
      <w:r w:rsidR="00306B5F">
        <w:t xml:space="preserve">с </w:t>
      </w:r>
      <w:r w:rsidR="00306B5F" w:rsidRPr="00306B5F">
        <w:t>&gt;= 2.</w:t>
      </w:r>
    </w:p>
    <w:p w14:paraId="638C584C" w14:textId="681DB0BE" w:rsidR="00F02C0A" w:rsidRDefault="00F02C0A" w:rsidP="003501AE">
      <w:pPr>
        <w:jc w:val="both"/>
      </w:pPr>
      <w:r>
        <w:t xml:space="preserve">Элементы полученных с помощью этого алгоритма последовательностей можно использовать в качестве </w:t>
      </w:r>
      <w:r w:rsidR="003501AE">
        <w:t xml:space="preserve">опорных при упорядочивании элементов множества, для которого задана последовательность. Для разделения последовательности относительно опорного элемента будем использовать алгоритм </w:t>
      </w:r>
      <w:r w:rsidR="003501AE" w:rsidRPr="008A5336">
        <w:rPr>
          <w:i/>
          <w:iCs/>
          <w:lang w:val="en-US"/>
        </w:rPr>
        <w:t>divisor</w:t>
      </w:r>
      <w:r w:rsidR="00A13488" w:rsidRPr="00A13488">
        <w:t>[25]</w:t>
      </w:r>
      <w:r w:rsidR="003501AE" w:rsidRPr="003501AE">
        <w:t>:</w:t>
      </w:r>
    </w:p>
    <w:p w14:paraId="3C26DA3E" w14:textId="398F47AD" w:rsidR="003501AE" w:rsidRDefault="003501AE" w:rsidP="003501AE">
      <w:pPr>
        <w:jc w:val="both"/>
      </w:pPr>
    </w:p>
    <w:p w14:paraId="48BD98CE" w14:textId="2C9BF253" w:rsidR="003501AE" w:rsidRDefault="003501AE" w:rsidP="003501AE">
      <w:pPr>
        <w:jc w:val="both"/>
      </w:pPr>
    </w:p>
    <w:p w14:paraId="75AC2BAC" w14:textId="77777777" w:rsidR="003501AE" w:rsidRDefault="003501AE" w:rsidP="003501AE">
      <w:pPr>
        <w:jc w:val="both"/>
      </w:pPr>
    </w:p>
    <w:p w14:paraId="33979253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gramEnd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divisor(Q, a, x, y):  </w:t>
      </w:r>
    </w:p>
    <w:p w14:paraId="58D5465A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i = x</w:t>
      </w:r>
    </w:p>
    <w:p w14:paraId="08F8E07C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j = y</w:t>
      </w:r>
    </w:p>
    <w:p w14:paraId="4EC8BD34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</w:t>
      </w:r>
      <w:proofErr w:type="gramEnd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False </w:t>
      </w:r>
    </w:p>
    <w:p w14:paraId="060F4AA9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while(</w:t>
      </w:r>
      <w:proofErr w:type="gramEnd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 &lt; j):</w:t>
      </w:r>
    </w:p>
    <w:p w14:paraId="13AFF5E9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if(</w:t>
      </w:r>
      <w:proofErr w:type="gramEnd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Q[i] &gt;= a):</w:t>
      </w:r>
    </w:p>
    <w:p w14:paraId="6079AE2E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pr</w:t>
      </w:r>
      <w:proofErr w:type="gramEnd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= True</w:t>
      </w:r>
    </w:p>
    <w:p w14:paraId="371BFFF1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4836833D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while</w:t>
      </w:r>
      <w:proofErr w:type="gramEnd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 &lt; j and Q[j] &gt;= a:</w:t>
      </w:r>
    </w:p>
    <w:p w14:paraId="6E5587F6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    </w:t>
      </w:r>
      <w:proofErr w:type="gramStart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j-=</w:t>
      </w:r>
      <w:proofErr w:type="gramEnd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1</w:t>
      </w:r>
    </w:p>
    <w:p w14:paraId="624DC92C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Q[i]</w:t>
      </w:r>
      <w:proofErr w:type="gramStart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,Q</w:t>
      </w:r>
      <w:proofErr w:type="gramEnd"/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[j] = Q[j], Q[i]</w:t>
      </w:r>
    </w:p>
    <w:p w14:paraId="5D2B90E6" w14:textId="77777777" w:rsidR="003501AE" w:rsidRPr="003501AE" w:rsidRDefault="003501AE" w:rsidP="003501AE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i+=1</w:t>
      </w:r>
    </w:p>
    <w:p w14:paraId="5B889053" w14:textId="77777777" w:rsidR="006D4EFA" w:rsidRPr="006D4EFA" w:rsidRDefault="003501AE" w:rsidP="006D4EF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3501AE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="006D4EFA" w:rsidRPr="006D4EF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="006D4EFA" w:rsidRPr="006D4EF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pr: return j</w:t>
      </w:r>
    </w:p>
    <w:p w14:paraId="6F1590A7" w14:textId="2115A382" w:rsidR="003501AE" w:rsidRPr="005D1D69" w:rsidRDefault="006D4EFA" w:rsidP="006D4EFA">
      <w:pPr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lang w:val="en-US"/>
        </w:rPr>
      </w:pPr>
      <w:r w:rsidRPr="006D4EF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6D4EF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else</w:t>
      </w:r>
      <w:proofErr w:type="gramEnd"/>
      <w:r w:rsidRPr="006D4EFA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 return -1</w:t>
      </w:r>
    </w:p>
    <w:p w14:paraId="48C97581" w14:textId="3EA78164" w:rsidR="003501AE" w:rsidRDefault="003501AE" w:rsidP="003501AE">
      <w:pPr>
        <w:jc w:val="both"/>
      </w:pPr>
      <w:r>
        <w:t xml:space="preserve">На вход алгоритму дается последовательность </w:t>
      </w:r>
      <w:r w:rsidRPr="0012127E">
        <w:rPr>
          <w:i/>
          <w:iCs/>
          <w:lang w:val="en-US"/>
        </w:rPr>
        <w:t>Q</w:t>
      </w:r>
      <w:r w:rsidRPr="003501AE">
        <w:t xml:space="preserve">, </w:t>
      </w:r>
      <w:r>
        <w:t xml:space="preserve">опорный элемент </w:t>
      </w:r>
      <w:r w:rsidRPr="0012127E">
        <w:rPr>
          <w:i/>
          <w:iCs/>
          <w:lang w:val="en-US"/>
        </w:rPr>
        <w:t>a</w:t>
      </w:r>
      <w:r w:rsidRPr="003501AE">
        <w:t>,</w:t>
      </w:r>
      <w:r>
        <w:t xml:space="preserve"> начало и конец отрезка последовательности </w:t>
      </w:r>
      <w:r w:rsidRPr="0012127E">
        <w:rPr>
          <w:i/>
          <w:iCs/>
          <w:lang w:val="en-US"/>
        </w:rPr>
        <w:t>x</w:t>
      </w:r>
      <w:r w:rsidRPr="003501AE">
        <w:t xml:space="preserve"> </w:t>
      </w:r>
      <w:r>
        <w:t xml:space="preserve">и </w:t>
      </w:r>
      <w:r w:rsidRPr="0012127E">
        <w:rPr>
          <w:i/>
          <w:iCs/>
          <w:lang w:val="en-US"/>
        </w:rPr>
        <w:t>y</w:t>
      </w:r>
      <w:r w:rsidRPr="003501AE">
        <w:t>.</w:t>
      </w:r>
      <w:r>
        <w:t xml:space="preserve"> Алгоритм проходит по участку последовательности, и если встречает элемент больший </w:t>
      </w:r>
      <w:r w:rsidRPr="0012127E">
        <w:rPr>
          <w:i/>
          <w:iCs/>
          <w:lang w:val="en-US"/>
        </w:rPr>
        <w:t>a</w:t>
      </w:r>
      <w:r>
        <w:t xml:space="preserve">, то начинает с конца поиск </w:t>
      </w:r>
      <w:r w:rsidR="0012127E">
        <w:t xml:space="preserve">элемента меньшего </w:t>
      </w:r>
      <w:r w:rsidR="0012127E" w:rsidRPr="0012127E">
        <w:rPr>
          <w:i/>
          <w:iCs/>
          <w:lang w:val="en-US"/>
        </w:rPr>
        <w:t>a</w:t>
      </w:r>
      <w:r w:rsidR="0012127E" w:rsidRPr="0012127E">
        <w:t>,</w:t>
      </w:r>
      <w:r w:rsidR="0012127E">
        <w:t xml:space="preserve"> тем самым сокращая отрезок. Когда цикл закончится, переменная </w:t>
      </w:r>
      <w:r w:rsidR="0012127E" w:rsidRPr="0012127E">
        <w:rPr>
          <w:i/>
          <w:iCs/>
          <w:lang w:val="en-US"/>
        </w:rPr>
        <w:t>j</w:t>
      </w:r>
      <w:r w:rsidR="0012127E" w:rsidRPr="0012127E">
        <w:t xml:space="preserve"> </w:t>
      </w:r>
      <w:r w:rsidR="0012127E">
        <w:t xml:space="preserve">будет указывать на первый элемент больший </w:t>
      </w:r>
      <w:r w:rsidR="0012127E" w:rsidRPr="0012127E">
        <w:rPr>
          <w:i/>
          <w:iCs/>
          <w:lang w:val="en-US"/>
        </w:rPr>
        <w:t>a</w:t>
      </w:r>
      <w:r w:rsidR="001C2C76">
        <w:t xml:space="preserve"> или на </w:t>
      </w:r>
      <w:r w:rsidR="001C2C76">
        <w:rPr>
          <w:i/>
          <w:iCs/>
          <w:lang w:val="en-US"/>
        </w:rPr>
        <w:t>x</w:t>
      </w:r>
      <w:r w:rsidR="0012127E">
        <w:t xml:space="preserve">, а флаг </w:t>
      </w:r>
      <w:r w:rsidR="0012127E" w:rsidRPr="0012127E">
        <w:rPr>
          <w:i/>
          <w:iCs/>
          <w:lang w:val="en-US"/>
        </w:rPr>
        <w:t>pr</w:t>
      </w:r>
      <w:r w:rsidR="0012127E" w:rsidRPr="0012127E">
        <w:t xml:space="preserve"> </w:t>
      </w:r>
      <w:r w:rsidR="0012127E">
        <w:t>сообщает о том</w:t>
      </w:r>
      <w:ins w:id="102" w:author="Admin" w:date="2021-06-17T13:18:00Z">
        <w:r w:rsidR="00923412">
          <w:t xml:space="preserve">, </w:t>
        </w:r>
      </w:ins>
      <w:r w:rsidR="0012127E">
        <w:t xml:space="preserve"> были перестановки или нет</w:t>
      </w:r>
      <w:r w:rsidR="001C2C76">
        <w:t>.</w:t>
      </w:r>
    </w:p>
    <w:p w14:paraId="1D50E735" w14:textId="5612621B" w:rsidR="008A5336" w:rsidRPr="004132B6" w:rsidRDefault="008A5336" w:rsidP="003501AE">
      <w:pPr>
        <w:jc w:val="both"/>
      </w:pPr>
      <w:r>
        <w:t xml:space="preserve">Для вызова функции </w:t>
      </w:r>
      <w:r>
        <w:rPr>
          <w:i/>
          <w:iCs/>
          <w:lang w:val="en-US"/>
        </w:rPr>
        <w:t>divisor</w:t>
      </w:r>
      <w:r>
        <w:t xml:space="preserve"> используется рекурсивная вспомогательная функция </w:t>
      </w:r>
      <w:r w:rsidR="00A83B39">
        <w:rPr>
          <w:i/>
          <w:iCs/>
          <w:lang w:val="en-US"/>
        </w:rPr>
        <w:t>S</w:t>
      </w:r>
      <w:r>
        <w:rPr>
          <w:i/>
          <w:iCs/>
          <w:lang w:val="en-US"/>
        </w:rPr>
        <w:t>ort</w:t>
      </w:r>
      <w:r>
        <w:t xml:space="preserve">, которая в свою очередь вызывается из функции </w:t>
      </w:r>
      <w:r w:rsidRPr="008A5336">
        <w:rPr>
          <w:i/>
          <w:iCs/>
          <w:lang w:val="en-US"/>
        </w:rPr>
        <w:t>CsSort</w:t>
      </w:r>
      <w:r w:rsidR="00A13488" w:rsidRPr="00A13488">
        <w:t>[25]</w:t>
      </w:r>
      <w:r w:rsidRPr="008A5336">
        <w:rPr>
          <w:i/>
          <w:iCs/>
        </w:rPr>
        <w:t>:</w:t>
      </w:r>
    </w:p>
    <w:p w14:paraId="3381DAE7" w14:textId="77777777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44EB1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Sort(Q, S, a, x, y):</w:t>
      </w:r>
    </w:p>
    <w:p w14:paraId="63B5BF22" w14:textId="738084FD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x &gt;= y</w:t>
      </w:r>
      <w:r w:rsidR="00106A56" w:rsidRPr="00A44EB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-1</w:t>
      </w: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4E726C7E" w14:textId="77777777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return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True</w:t>
      </w:r>
    </w:p>
    <w:p w14:paraId="16B90241" w14:textId="77777777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else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52984158" w14:textId="77777777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 == []:</w:t>
      </w:r>
    </w:p>
    <w:p w14:paraId="360F9C9E" w14:textId="77777777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return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True</w:t>
      </w:r>
    </w:p>
    <w:p w14:paraId="404E1745" w14:textId="438F3CC1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else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0EDF9A12" w14:textId="64F7CBCE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            z =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divisor(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Q, (a + S[0]), x,y)</w:t>
      </w:r>
    </w:p>
    <w:p w14:paraId="33265C83" w14:textId="43929970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="00FE3A0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z &gt;= 0</w:t>
      </w: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61B7DB5D" w14:textId="77777777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Sort(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Q, S[1:],  (a + S[0]), z,y)</w:t>
      </w:r>
    </w:p>
    <w:p w14:paraId="65676D74" w14:textId="77777777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Sort(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Q, S[1:],  a, x,z-1)</w:t>
      </w:r>
    </w:p>
    <w:p w14:paraId="4BDEDFD8" w14:textId="77777777" w:rsidR="008A5336" w:rsidRPr="008A5336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else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2B21523" w14:textId="6E2F66C8" w:rsidR="008A5336" w:rsidRPr="00A83B39" w:rsidRDefault="008A5336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A83B3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    </w:t>
      </w:r>
      <w:proofErr w:type="gramStart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Sort</w:t>
      </w:r>
      <w:r w:rsidRPr="00A83B3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</w:t>
      </w:r>
      <w:r w:rsidRPr="00A83B3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</w:t>
      </w:r>
      <w:r w:rsidRPr="00A83B3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[1:],  </w:t>
      </w: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</w:t>
      </w:r>
      <w:r w:rsidRPr="00A83B3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, </w:t>
      </w: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x</w:t>
      </w:r>
      <w:r w:rsidRPr="00A83B3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8A533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y</w:t>
      </w:r>
      <w:r w:rsidRPr="00A83B3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</w:t>
      </w:r>
    </w:p>
    <w:p w14:paraId="2B86EA16" w14:textId="77777777" w:rsidR="002B78A3" w:rsidRPr="00A83B39" w:rsidRDefault="002B78A3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</w:p>
    <w:p w14:paraId="3FEBC827" w14:textId="77777777" w:rsidR="002B78A3" w:rsidRPr="002B78A3" w:rsidRDefault="002B78A3" w:rsidP="002B78A3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gramEnd"/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CsSort(Q):</w:t>
      </w:r>
    </w:p>
    <w:p w14:paraId="536A634C" w14:textId="77777777" w:rsidR="002B78A3" w:rsidRPr="002B78A3" w:rsidRDefault="002B78A3" w:rsidP="002B78A3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S = </w:t>
      </w:r>
      <w:proofErr w:type="gramStart"/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BinAlg(</w:t>
      </w:r>
      <w:proofErr w:type="gramEnd"/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max(Q))</w:t>
      </w:r>
    </w:p>
    <w:p w14:paraId="3370405D" w14:textId="77777777" w:rsidR="002B78A3" w:rsidRPr="002B78A3" w:rsidRDefault="002B78A3" w:rsidP="002B78A3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Sort(</w:t>
      </w:r>
      <w:proofErr w:type="gramEnd"/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Q,S,0,0,len(Q) - 1)</w:t>
      </w:r>
    </w:p>
    <w:p w14:paraId="672EB543" w14:textId="7461FCE2" w:rsidR="002B78A3" w:rsidRDefault="002B78A3" w:rsidP="002B78A3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r w:rsidRPr="002B78A3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return Q</w:t>
      </w:r>
    </w:p>
    <w:p w14:paraId="2582164B" w14:textId="77777777" w:rsidR="002B78A3" w:rsidRPr="008A5336" w:rsidRDefault="002B78A3" w:rsidP="008A5336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</w:pPr>
    </w:p>
    <w:p w14:paraId="77179E3D" w14:textId="4EA18B43" w:rsidR="008A5336" w:rsidRDefault="008A5336" w:rsidP="003501AE">
      <w:pPr>
        <w:jc w:val="both"/>
        <w:rPr>
          <w:i/>
          <w:iCs/>
        </w:rPr>
      </w:pPr>
      <w:r>
        <w:t>Функция</w:t>
      </w:r>
      <w:r w:rsidRPr="008A5336">
        <w:t xml:space="preserve"> </w:t>
      </w:r>
      <w:r>
        <w:rPr>
          <w:i/>
          <w:iCs/>
          <w:lang w:val="en-US"/>
        </w:rPr>
        <w:t>Sort</w:t>
      </w:r>
      <w:r>
        <w:t xml:space="preserve"> принимает последовательность </w:t>
      </w:r>
      <w:r>
        <w:rPr>
          <w:i/>
          <w:iCs/>
          <w:lang w:val="en-US"/>
        </w:rPr>
        <w:t>Q</w:t>
      </w:r>
      <w:r>
        <w:t xml:space="preserve">, порождающую последовательность </w:t>
      </w:r>
      <w:r>
        <w:rPr>
          <w:i/>
          <w:iCs/>
          <w:lang w:val="en-US"/>
        </w:rPr>
        <w:t>S</w:t>
      </w:r>
      <w:r w:rsidRPr="008A5336">
        <w:t xml:space="preserve">, </w:t>
      </w:r>
      <w:r>
        <w:t xml:space="preserve">элемент разбиения </w:t>
      </w:r>
      <w:r>
        <w:rPr>
          <w:i/>
          <w:iCs/>
          <w:lang w:val="en-US"/>
        </w:rPr>
        <w:t>a</w:t>
      </w:r>
      <w:r w:rsidRPr="008A5336">
        <w:t xml:space="preserve">, </w:t>
      </w:r>
      <w:r w:rsidR="002B78A3">
        <w:t xml:space="preserve">начало и конец подпоследовательности </w:t>
      </w:r>
      <w:r w:rsidR="002B78A3" w:rsidRPr="002B78A3">
        <w:rPr>
          <w:i/>
          <w:iCs/>
        </w:rPr>
        <w:t xml:space="preserve"> </w:t>
      </w:r>
      <w:r w:rsidR="002B78A3">
        <w:rPr>
          <w:i/>
          <w:iCs/>
          <w:lang w:val="en-US"/>
        </w:rPr>
        <w:t>x</w:t>
      </w:r>
      <w:r w:rsidR="002B78A3" w:rsidRPr="002B78A3">
        <w:rPr>
          <w:i/>
          <w:iCs/>
        </w:rPr>
        <w:t xml:space="preserve"> </w:t>
      </w:r>
      <w:r w:rsidR="002B78A3">
        <w:t xml:space="preserve">и </w:t>
      </w:r>
      <w:r w:rsidR="002B78A3">
        <w:rPr>
          <w:i/>
          <w:iCs/>
          <w:lang w:val="en-US"/>
        </w:rPr>
        <w:t>y</w:t>
      </w:r>
      <w:r w:rsidR="002B78A3">
        <w:t>.</w:t>
      </w:r>
      <w:r w:rsidR="002B78A3" w:rsidRPr="002B78A3">
        <w:t xml:space="preserve"> </w:t>
      </w:r>
      <w:r w:rsidR="002B78A3">
        <w:t xml:space="preserve">Внутри функция проводит разбиение с помощью </w:t>
      </w:r>
      <w:r w:rsidR="002B78A3">
        <w:rPr>
          <w:i/>
          <w:iCs/>
          <w:lang w:val="en-US"/>
        </w:rPr>
        <w:t>divisor</w:t>
      </w:r>
      <w:r w:rsidR="002B78A3" w:rsidRPr="002B78A3">
        <w:rPr>
          <w:i/>
          <w:iCs/>
        </w:rPr>
        <w:t xml:space="preserve"> </w:t>
      </w:r>
      <w:r w:rsidR="002B78A3">
        <w:t xml:space="preserve">относительно </w:t>
      </w:r>
      <w:r w:rsidR="002B78A3">
        <w:rPr>
          <w:i/>
          <w:iCs/>
          <w:lang w:val="en-US"/>
        </w:rPr>
        <w:t>a</w:t>
      </w:r>
      <w:r w:rsidR="002B78A3" w:rsidRPr="002B78A3">
        <w:rPr>
          <w:i/>
          <w:iCs/>
        </w:rPr>
        <w:t>+</w:t>
      </w:r>
      <w:r w:rsidR="002B78A3">
        <w:rPr>
          <w:i/>
          <w:iCs/>
          <w:lang w:val="en-US"/>
        </w:rPr>
        <w:t>S</w:t>
      </w:r>
      <w:r w:rsidR="002B78A3">
        <w:t xml:space="preserve"> и для двух полученных участков рекурсивно вызывается с новым значением </w:t>
      </w:r>
      <w:r w:rsidR="002B78A3">
        <w:rPr>
          <w:i/>
          <w:iCs/>
          <w:lang w:val="en-US"/>
        </w:rPr>
        <w:t>S</w:t>
      </w:r>
      <w:r w:rsidR="002B78A3" w:rsidRPr="002B78A3">
        <w:rPr>
          <w:i/>
          <w:iCs/>
        </w:rPr>
        <w:t>.</w:t>
      </w:r>
    </w:p>
    <w:p w14:paraId="5B420093" w14:textId="6DB1463F" w:rsidR="002B78A3" w:rsidRDefault="002B78A3" w:rsidP="003501AE">
      <w:pPr>
        <w:jc w:val="both"/>
      </w:pPr>
      <w:r>
        <w:t xml:space="preserve">Функция </w:t>
      </w:r>
      <w:r w:rsidRPr="002B78A3">
        <w:rPr>
          <w:i/>
          <w:iCs/>
          <w:lang w:val="en-US"/>
        </w:rPr>
        <w:t>CsSort</w:t>
      </w:r>
      <w:r>
        <w:rPr>
          <w:i/>
          <w:iCs/>
        </w:rPr>
        <w:t xml:space="preserve"> </w:t>
      </w:r>
      <w:r>
        <w:t xml:space="preserve">принимает последовательность </w:t>
      </w:r>
      <w:r>
        <w:rPr>
          <w:i/>
          <w:iCs/>
          <w:lang w:val="en-US"/>
        </w:rPr>
        <w:t>Q</w:t>
      </w:r>
      <w:r>
        <w:rPr>
          <w:i/>
          <w:iCs/>
        </w:rPr>
        <w:t>,</w:t>
      </w:r>
      <w:r>
        <w:t xml:space="preserve"> генерирует порождающую последовательность </w:t>
      </w:r>
      <w:r>
        <w:rPr>
          <w:i/>
          <w:iCs/>
          <w:lang w:val="en-US"/>
        </w:rPr>
        <w:t>S</w:t>
      </w:r>
      <w:r>
        <w:t xml:space="preserve"> и</w:t>
      </w:r>
      <w:r w:rsidRPr="002B78A3">
        <w:t xml:space="preserve"> </w:t>
      </w:r>
      <w:r>
        <w:t xml:space="preserve">вызывает </w:t>
      </w:r>
      <w:r>
        <w:rPr>
          <w:i/>
          <w:iCs/>
          <w:lang w:val="en-US"/>
        </w:rPr>
        <w:t>Sort</w:t>
      </w:r>
      <w:r w:rsidRPr="002B78A3">
        <w:t xml:space="preserve"> </w:t>
      </w:r>
      <w:r>
        <w:t>с требуемыми входными параметрами.</w:t>
      </w:r>
    </w:p>
    <w:p w14:paraId="44E0CE01" w14:textId="265BF4F3" w:rsidR="00A83B39" w:rsidRDefault="00A83B39" w:rsidP="003501AE">
      <w:pPr>
        <w:jc w:val="both"/>
      </w:pPr>
      <w:r>
        <w:t>Разберем на примере</w:t>
      </w:r>
      <w:r w:rsidR="00E0631F" w:rsidRPr="00E0631F">
        <w:t xml:space="preserve"> </w:t>
      </w:r>
      <w:r w:rsidR="00E0631F">
        <w:t xml:space="preserve">работу данного алгоритма. Входная последовательность </w:t>
      </w:r>
      <w:r w:rsidR="00E0631F">
        <w:rPr>
          <w:lang w:val="en-US"/>
        </w:rPr>
        <w:t>Q</w:t>
      </w:r>
      <w:r w:rsidR="00E0631F" w:rsidRPr="00E0631F">
        <w:t xml:space="preserve"> = [7, 4, 8, 5]. </w:t>
      </w:r>
      <w:r w:rsidR="00E0631F">
        <w:t xml:space="preserve">Порождающая последовательность </w:t>
      </w:r>
      <w:r w:rsidR="00E0631F">
        <w:rPr>
          <w:lang w:val="en-US"/>
        </w:rPr>
        <w:t>S</w:t>
      </w:r>
      <w:r w:rsidR="00E0631F" w:rsidRPr="00E0631F">
        <w:t xml:space="preserve"> = [4</w:t>
      </w:r>
      <w:r w:rsidR="00E0631F" w:rsidRPr="00C62BE4">
        <w:t xml:space="preserve">, 2, 1, 1]. </w:t>
      </w:r>
    </w:p>
    <w:p w14:paraId="3AC27CC6" w14:textId="19A297E2" w:rsidR="00E0631F" w:rsidRPr="00FF42D4" w:rsidRDefault="00E0631F" w:rsidP="003501AE">
      <w:pPr>
        <w:jc w:val="both"/>
      </w:pPr>
      <w:r>
        <w:t xml:space="preserve">Первая итерация функции </w:t>
      </w:r>
      <w:r w:rsidRPr="00106A56">
        <w:rPr>
          <w:i/>
          <w:iCs/>
          <w:lang w:val="en-US"/>
        </w:rPr>
        <w:t>Sort</w:t>
      </w:r>
      <w:r w:rsidR="00FF42D4" w:rsidRPr="00FF42D4">
        <w:t>:</w:t>
      </w:r>
    </w:p>
    <w:p w14:paraId="56CFD414" w14:textId="01FA176B" w:rsidR="00E0631F" w:rsidRPr="00FF42D4" w:rsidRDefault="00E0631F" w:rsidP="003501AE">
      <w:pPr>
        <w:jc w:val="both"/>
      </w:pPr>
      <w:r>
        <w:rPr>
          <w:lang w:val="en-US"/>
        </w:rPr>
        <w:t>Q</w:t>
      </w:r>
      <w:r w:rsidRPr="00FF42D4">
        <w:t xml:space="preserve"> = [7, 4, 8, 5], </w:t>
      </w:r>
      <w:r>
        <w:rPr>
          <w:lang w:val="en-US"/>
        </w:rPr>
        <w:t>S</w:t>
      </w:r>
      <w:r w:rsidRPr="00FF42D4">
        <w:t xml:space="preserve"> = [4, 2, 1, 1], </w:t>
      </w:r>
      <w:r>
        <w:rPr>
          <w:lang w:val="en-US"/>
        </w:rPr>
        <w:t>a</w:t>
      </w:r>
      <w:r w:rsidRPr="00FF42D4">
        <w:t xml:space="preserve"> = 0</w:t>
      </w:r>
      <w:proofErr w:type="gramStart"/>
      <w:r w:rsidRPr="00FF42D4">
        <w:t xml:space="preserve">,  </w:t>
      </w:r>
      <w:r>
        <w:rPr>
          <w:lang w:val="en-US"/>
        </w:rPr>
        <w:t>x</w:t>
      </w:r>
      <w:proofErr w:type="gramEnd"/>
      <w:r w:rsidRPr="00FF42D4">
        <w:t xml:space="preserve"> =0, </w:t>
      </w:r>
      <w:r>
        <w:rPr>
          <w:lang w:val="en-US"/>
        </w:rPr>
        <w:t>y</w:t>
      </w:r>
      <w:r w:rsidRPr="00FF42D4">
        <w:t xml:space="preserve"> = </w:t>
      </w:r>
      <w:r w:rsidR="00106A56" w:rsidRPr="00FF42D4">
        <w:t>3</w:t>
      </w:r>
      <w:r w:rsidRPr="00FF42D4">
        <w:t>.</w:t>
      </w:r>
    </w:p>
    <w:p w14:paraId="3D844EEB" w14:textId="11EC0175" w:rsidR="00C62BE4" w:rsidRDefault="00E0631F" w:rsidP="003501AE">
      <w:pPr>
        <w:jc w:val="both"/>
      </w:pPr>
      <w:r>
        <w:t>Вызов</w:t>
      </w:r>
      <w:r w:rsidRPr="00A44EB1">
        <w:t xml:space="preserve"> </w:t>
      </w:r>
      <w:r>
        <w:t>функции</w:t>
      </w:r>
      <w:r w:rsidRPr="00A44EB1">
        <w:t xml:space="preserve"> </w:t>
      </w:r>
      <w:r w:rsidR="00C62BE4">
        <w:rPr>
          <w:i/>
          <w:iCs/>
          <w:lang w:val="en-US"/>
        </w:rPr>
        <w:t>d</w:t>
      </w:r>
      <w:r w:rsidRPr="00C62BE4">
        <w:rPr>
          <w:i/>
          <w:iCs/>
          <w:lang w:val="en-US"/>
        </w:rPr>
        <w:t>ivisor</w:t>
      </w:r>
      <w:r w:rsidR="00C62BE4" w:rsidRPr="00A44EB1">
        <w:t>(</w:t>
      </w:r>
      <w:r w:rsidR="00C62BE4">
        <w:rPr>
          <w:lang w:val="en-US"/>
        </w:rPr>
        <w:t>Q</w:t>
      </w:r>
      <w:r w:rsidR="00C62BE4" w:rsidRPr="00A44EB1">
        <w:t>,4,0,</w:t>
      </w:r>
      <w:r w:rsidR="00106A56" w:rsidRPr="00A44EB1">
        <w:t>3</w:t>
      </w:r>
      <w:r w:rsidR="00C62BE4" w:rsidRPr="00A44EB1">
        <w:t xml:space="preserve">). </w:t>
      </w:r>
      <w:r w:rsidR="00C62BE4">
        <w:t xml:space="preserve">Как было сказано ранее, функция </w:t>
      </w:r>
      <w:r w:rsidR="00C62BE4">
        <w:rPr>
          <w:i/>
          <w:iCs/>
          <w:lang w:val="en-US"/>
        </w:rPr>
        <w:t>divisor</w:t>
      </w:r>
      <w:r w:rsidR="00C62BE4">
        <w:t xml:space="preserve"> переносит все элементы меньше </w:t>
      </w:r>
      <w:proofErr w:type="gramStart"/>
      <w:r w:rsidR="00C62BE4">
        <w:rPr>
          <w:i/>
          <w:iCs/>
        </w:rPr>
        <w:t>а</w:t>
      </w:r>
      <w:r w:rsidR="00C62BE4" w:rsidRPr="00C62BE4">
        <w:t>(</w:t>
      </w:r>
      <w:proofErr w:type="gramEnd"/>
      <w:r w:rsidR="00C62BE4">
        <w:rPr>
          <w:i/>
          <w:iCs/>
        </w:rPr>
        <w:t xml:space="preserve">а </w:t>
      </w:r>
      <w:r w:rsidR="00C62BE4">
        <w:t xml:space="preserve">= </w:t>
      </w:r>
      <w:r w:rsidR="00C62BE4" w:rsidRPr="00C62BE4">
        <w:t xml:space="preserve">4 </w:t>
      </w:r>
      <w:r w:rsidR="00C62BE4">
        <w:t xml:space="preserve">в данном случае) и возвращает индекс первого элемента не меньше </w:t>
      </w:r>
      <w:r w:rsidR="00C62BE4">
        <w:rPr>
          <w:i/>
          <w:iCs/>
          <w:lang w:val="en-US"/>
        </w:rPr>
        <w:t>a</w:t>
      </w:r>
      <w:r w:rsidR="00C62BE4" w:rsidRPr="00C62BE4">
        <w:t xml:space="preserve">. </w:t>
      </w:r>
      <w:r w:rsidR="00C62BE4">
        <w:t xml:space="preserve">Таким </w:t>
      </w:r>
      <w:proofErr w:type="gramStart"/>
      <w:r w:rsidR="00C62BE4">
        <w:t>образом</w:t>
      </w:r>
      <w:proofErr w:type="gramEnd"/>
      <w:r w:rsidR="00C62BE4">
        <w:t xml:space="preserve"> мы получим </w:t>
      </w:r>
      <w:r w:rsidR="00C62BE4">
        <w:rPr>
          <w:i/>
          <w:iCs/>
          <w:lang w:val="en-US"/>
        </w:rPr>
        <w:t>Q</w:t>
      </w:r>
      <w:r w:rsidR="00C62BE4" w:rsidRPr="00C62BE4">
        <w:t>[4,7,8,5]</w:t>
      </w:r>
      <w:r w:rsidR="00C62BE4">
        <w:t xml:space="preserve">, </w:t>
      </w:r>
      <w:r w:rsidR="00106A56">
        <w:rPr>
          <w:i/>
          <w:iCs/>
          <w:lang w:val="en-US"/>
        </w:rPr>
        <w:t>z</w:t>
      </w:r>
      <w:r w:rsidR="00C62BE4" w:rsidRPr="00C62BE4">
        <w:rPr>
          <w:i/>
          <w:iCs/>
        </w:rPr>
        <w:t xml:space="preserve"> </w:t>
      </w:r>
      <w:r w:rsidR="00C62BE4" w:rsidRPr="00C62BE4">
        <w:t xml:space="preserve">= 1. </w:t>
      </w:r>
      <w:r w:rsidR="00106A56">
        <w:t xml:space="preserve">Относительно этого элемента последовательность разбивается на 2 части, к каждой применяется </w:t>
      </w:r>
      <w:r w:rsidR="00106A56">
        <w:rPr>
          <w:i/>
          <w:iCs/>
          <w:lang w:val="en-US"/>
        </w:rPr>
        <w:t>Sort</w:t>
      </w:r>
      <w:r w:rsidR="00106A56" w:rsidRPr="00106A56">
        <w:rPr>
          <w:i/>
          <w:iCs/>
        </w:rPr>
        <w:t xml:space="preserve">. </w:t>
      </w:r>
      <w:r w:rsidR="00106A56">
        <w:t xml:space="preserve">Левая часть уже </w:t>
      </w:r>
      <w:r w:rsidR="00106A56">
        <w:lastRenderedPageBreak/>
        <w:t xml:space="preserve">отсортирована (последовательность из 1-го элемента является отсортированной). Таким </w:t>
      </w:r>
      <w:proofErr w:type="gramStart"/>
      <w:r w:rsidR="00106A56">
        <w:t>образом</w:t>
      </w:r>
      <w:proofErr w:type="gramEnd"/>
      <w:r w:rsidR="00106A56">
        <w:t xml:space="preserve"> применяется лишь </w:t>
      </w:r>
      <w:r w:rsidR="00106A56">
        <w:rPr>
          <w:i/>
          <w:iCs/>
          <w:lang w:val="en-US"/>
        </w:rPr>
        <w:t>Sort</w:t>
      </w:r>
      <w:r w:rsidR="00106A56">
        <w:rPr>
          <w:i/>
          <w:iCs/>
        </w:rPr>
        <w:t xml:space="preserve"> </w:t>
      </w:r>
      <w:r w:rsidR="00106A56">
        <w:t xml:space="preserve">для правой части. </w:t>
      </w:r>
    </w:p>
    <w:p w14:paraId="23D48FDF" w14:textId="11AF13B1" w:rsidR="00106A56" w:rsidRPr="00FF42D4" w:rsidRDefault="00106A56" w:rsidP="003501AE">
      <w:pPr>
        <w:jc w:val="both"/>
      </w:pPr>
      <w:r>
        <w:t xml:space="preserve">Вторая итерация функции </w:t>
      </w:r>
      <w:r>
        <w:rPr>
          <w:i/>
          <w:iCs/>
          <w:lang w:val="en-US"/>
        </w:rPr>
        <w:t>Sort</w:t>
      </w:r>
      <w:r w:rsidR="00FF42D4" w:rsidRPr="00A44EB1">
        <w:t>:</w:t>
      </w:r>
    </w:p>
    <w:p w14:paraId="1A999225" w14:textId="6FFDE52C" w:rsidR="00106A56" w:rsidRDefault="00106A56" w:rsidP="00106A56">
      <w:pPr>
        <w:jc w:val="both"/>
      </w:pPr>
      <w:r>
        <w:rPr>
          <w:lang w:val="en-US"/>
        </w:rPr>
        <w:t>Q</w:t>
      </w:r>
      <w:r w:rsidRPr="00A44EB1">
        <w:t xml:space="preserve"> = [</w:t>
      </w:r>
      <w:r>
        <w:t>4</w:t>
      </w:r>
      <w:r w:rsidRPr="00A44EB1">
        <w:t>,</w:t>
      </w:r>
      <w:r>
        <w:t xml:space="preserve"> 7,</w:t>
      </w:r>
      <w:r w:rsidRPr="00A44EB1">
        <w:t xml:space="preserve"> 8, 5], </w:t>
      </w:r>
      <w:r>
        <w:rPr>
          <w:lang w:val="en-US"/>
        </w:rPr>
        <w:t>S</w:t>
      </w:r>
      <w:r w:rsidRPr="00A44EB1">
        <w:t xml:space="preserve"> = [2, 1, 1], </w:t>
      </w:r>
      <w:r>
        <w:rPr>
          <w:lang w:val="en-US"/>
        </w:rPr>
        <w:t>a</w:t>
      </w:r>
      <w:r w:rsidRPr="00A44EB1">
        <w:t xml:space="preserve"> = </w:t>
      </w:r>
      <w:r>
        <w:t>4</w:t>
      </w:r>
      <w:proofErr w:type="gramStart"/>
      <w:r w:rsidRPr="00A44EB1">
        <w:t xml:space="preserve">,  </w:t>
      </w:r>
      <w:r>
        <w:rPr>
          <w:lang w:val="en-US"/>
        </w:rPr>
        <w:t>x</w:t>
      </w:r>
      <w:proofErr w:type="gramEnd"/>
      <w:r w:rsidRPr="00A44EB1">
        <w:t xml:space="preserve"> =</w:t>
      </w:r>
      <w:r>
        <w:t>1</w:t>
      </w:r>
      <w:r w:rsidRPr="00A44EB1">
        <w:t xml:space="preserve">, </w:t>
      </w:r>
      <w:r>
        <w:rPr>
          <w:lang w:val="en-US"/>
        </w:rPr>
        <w:t>y</w:t>
      </w:r>
      <w:r w:rsidRPr="00A44EB1">
        <w:t xml:space="preserve"> = </w:t>
      </w:r>
      <w:r>
        <w:t>3</w:t>
      </w:r>
      <w:r w:rsidRPr="00A44EB1">
        <w:t>.</w:t>
      </w:r>
    </w:p>
    <w:p w14:paraId="237416CB" w14:textId="77777777" w:rsidR="00FF42D4" w:rsidRDefault="00FF42D4" w:rsidP="00106A56">
      <w:pPr>
        <w:jc w:val="both"/>
      </w:pPr>
      <w:r>
        <w:t xml:space="preserve">Вызываем функцию </w:t>
      </w:r>
      <w:r>
        <w:rPr>
          <w:i/>
          <w:iCs/>
          <w:lang w:val="en-US"/>
        </w:rPr>
        <w:t>divisor</w:t>
      </w:r>
      <w:r>
        <w:t>(</w:t>
      </w:r>
      <w:r>
        <w:rPr>
          <w:lang w:val="en-US"/>
        </w:rPr>
        <w:t>Q</w:t>
      </w:r>
      <w:r w:rsidRPr="00FF42D4">
        <w:t xml:space="preserve">,4+2,1,3), </w:t>
      </w:r>
      <w:r>
        <w:t xml:space="preserve">после ее работы мы получим </w:t>
      </w:r>
    </w:p>
    <w:p w14:paraId="7A4DC1B1" w14:textId="54BA0582" w:rsidR="00FF42D4" w:rsidRDefault="00FF42D4" w:rsidP="00106A56">
      <w:pPr>
        <w:jc w:val="both"/>
      </w:pPr>
      <w:proofErr w:type="gramStart"/>
      <w:r>
        <w:rPr>
          <w:i/>
          <w:iCs/>
          <w:lang w:val="en-US"/>
        </w:rPr>
        <w:t>Q</w:t>
      </w:r>
      <w:r w:rsidRPr="00FF42D4">
        <w:t>[</w:t>
      </w:r>
      <w:proofErr w:type="gramEnd"/>
      <w:r w:rsidRPr="00FF42D4">
        <w:t xml:space="preserve">4, 5, 8,7], </w:t>
      </w:r>
      <w:r>
        <w:rPr>
          <w:lang w:val="en-US"/>
        </w:rPr>
        <w:t>z</w:t>
      </w:r>
      <w:r w:rsidRPr="00FF42D4">
        <w:t xml:space="preserve"> = 2. </w:t>
      </w:r>
      <w:r>
        <w:t xml:space="preserve">Левая часть опять отсортирована, вызываем </w:t>
      </w:r>
      <w:r>
        <w:rPr>
          <w:i/>
          <w:iCs/>
          <w:lang w:val="en-US"/>
        </w:rPr>
        <w:t>Sort</w:t>
      </w:r>
      <w:r w:rsidRPr="00FF42D4">
        <w:rPr>
          <w:i/>
          <w:iCs/>
        </w:rPr>
        <w:t xml:space="preserve"> </w:t>
      </w:r>
      <w:r>
        <w:t xml:space="preserve">для </w:t>
      </w:r>
      <w:proofErr w:type="gramStart"/>
      <w:r>
        <w:t>левой</w:t>
      </w:r>
      <w:proofErr w:type="gramEnd"/>
      <w:r>
        <w:t xml:space="preserve">. </w:t>
      </w:r>
    </w:p>
    <w:p w14:paraId="7F7229BC" w14:textId="36409357" w:rsidR="00FF42D4" w:rsidRPr="00A44EB1" w:rsidRDefault="00FF42D4" w:rsidP="00106A56">
      <w:pPr>
        <w:jc w:val="both"/>
      </w:pPr>
      <w:r>
        <w:t xml:space="preserve">Третья итерация функции </w:t>
      </w:r>
      <w:r w:rsidRPr="00FF42D4">
        <w:rPr>
          <w:i/>
          <w:iCs/>
          <w:lang w:val="en-US"/>
        </w:rPr>
        <w:t>Sort</w:t>
      </w:r>
      <w:r w:rsidRPr="00A44EB1">
        <w:t>:</w:t>
      </w:r>
    </w:p>
    <w:p w14:paraId="3C314093" w14:textId="0B63D092" w:rsidR="00FF42D4" w:rsidRPr="00A44EB1" w:rsidRDefault="00FF42D4" w:rsidP="00FF42D4">
      <w:pPr>
        <w:jc w:val="both"/>
      </w:pPr>
      <w:r>
        <w:rPr>
          <w:lang w:val="en-US"/>
        </w:rPr>
        <w:t>Q</w:t>
      </w:r>
      <w:r w:rsidRPr="00A44EB1">
        <w:t xml:space="preserve"> = [4, 5, 8, 7], </w:t>
      </w:r>
      <w:r>
        <w:rPr>
          <w:lang w:val="en-US"/>
        </w:rPr>
        <w:t>S</w:t>
      </w:r>
      <w:r w:rsidRPr="00A44EB1">
        <w:t xml:space="preserve"> = [1, 1], </w:t>
      </w:r>
      <w:r>
        <w:rPr>
          <w:lang w:val="en-US"/>
        </w:rPr>
        <w:t>a</w:t>
      </w:r>
      <w:r w:rsidRPr="00A44EB1">
        <w:t xml:space="preserve"> = 6</w:t>
      </w:r>
      <w:proofErr w:type="gramStart"/>
      <w:r w:rsidRPr="00A44EB1">
        <w:t xml:space="preserve">,  </w:t>
      </w:r>
      <w:r>
        <w:rPr>
          <w:lang w:val="en-US"/>
        </w:rPr>
        <w:t>x</w:t>
      </w:r>
      <w:proofErr w:type="gramEnd"/>
      <w:r w:rsidRPr="00A44EB1">
        <w:t xml:space="preserve"> =2, </w:t>
      </w:r>
      <w:r>
        <w:rPr>
          <w:lang w:val="en-US"/>
        </w:rPr>
        <w:t>y</w:t>
      </w:r>
      <w:r w:rsidRPr="00A44EB1">
        <w:t xml:space="preserve"> = 3.</w:t>
      </w:r>
    </w:p>
    <w:p w14:paraId="18416D0C" w14:textId="1FFF6848" w:rsidR="00C06FF3" w:rsidRDefault="00C06FF3" w:rsidP="00FF42D4">
      <w:pPr>
        <w:jc w:val="both"/>
      </w:pPr>
      <w:r>
        <w:t xml:space="preserve">Вызываем функцию </w:t>
      </w:r>
      <w:r>
        <w:rPr>
          <w:i/>
          <w:iCs/>
          <w:lang w:val="en-US"/>
        </w:rPr>
        <w:t>divisor</w:t>
      </w:r>
      <w:r w:rsidRPr="00C06FF3">
        <w:t>(</w:t>
      </w:r>
      <w:r>
        <w:rPr>
          <w:lang w:val="en-US"/>
        </w:rPr>
        <w:t>Q</w:t>
      </w:r>
      <w:r w:rsidRPr="00C06FF3">
        <w:t xml:space="preserve">,6+1,2,3), </w:t>
      </w:r>
      <w:r>
        <w:t xml:space="preserve">после ее работы получим </w:t>
      </w:r>
      <w:r>
        <w:rPr>
          <w:i/>
          <w:iCs/>
          <w:lang w:val="en-US"/>
        </w:rPr>
        <w:t>Q</w:t>
      </w:r>
      <w:r w:rsidRPr="00FF42D4">
        <w:t xml:space="preserve">[4, 5, </w:t>
      </w:r>
      <w:r>
        <w:t>7</w:t>
      </w:r>
      <w:r w:rsidRPr="00FF42D4">
        <w:t>,</w:t>
      </w:r>
      <w:r w:rsidR="00DC494A" w:rsidRPr="00DC494A">
        <w:t xml:space="preserve"> </w:t>
      </w:r>
      <w:r>
        <w:t>8</w:t>
      </w:r>
      <w:r w:rsidRPr="00FF42D4">
        <w:t>]</w:t>
      </w:r>
      <w:r>
        <w:t xml:space="preserve">, </w:t>
      </w:r>
      <w:r>
        <w:rPr>
          <w:lang w:val="en-US"/>
        </w:rPr>
        <w:t>z</w:t>
      </w:r>
      <w:r w:rsidRPr="00C06FF3">
        <w:t xml:space="preserve"> = 3</w:t>
      </w:r>
      <w:r>
        <w:t xml:space="preserve">. Далее вызывается </w:t>
      </w:r>
      <w:r>
        <w:rPr>
          <w:i/>
          <w:iCs/>
          <w:lang w:val="en-US"/>
        </w:rPr>
        <w:t>Sort</w:t>
      </w:r>
      <w:r>
        <w:rPr>
          <w:i/>
          <w:iCs/>
        </w:rPr>
        <w:t xml:space="preserve"> </w:t>
      </w:r>
      <w:r>
        <w:t xml:space="preserve">для левой и правой части, но так как длина </w:t>
      </w:r>
      <w:proofErr w:type="gramStart"/>
      <w:r>
        <w:t>входн</w:t>
      </w:r>
      <w:r w:rsidR="00DC494A">
        <w:t>ых</w:t>
      </w:r>
      <w:proofErr w:type="gramEnd"/>
      <w:r>
        <w:t xml:space="preserve"> последовательности 1, то сразу осуществляется выход из функции. </w:t>
      </w:r>
    </w:p>
    <w:p w14:paraId="24505FDC" w14:textId="6D7EE9E3" w:rsidR="00DC494A" w:rsidRPr="00E0213A" w:rsidRDefault="00DC494A" w:rsidP="00FF42D4">
      <w:pPr>
        <w:jc w:val="both"/>
      </w:pPr>
      <w:r>
        <w:t>Последовательность отсортирована.</w:t>
      </w:r>
    </w:p>
    <w:p w14:paraId="34A92BC4" w14:textId="669D2C60" w:rsidR="003512FA" w:rsidRDefault="005857B8" w:rsidP="00FF42D4">
      <w:pPr>
        <w:jc w:val="both"/>
        <w:rPr>
          <w:b/>
          <w:bCs/>
        </w:rPr>
      </w:pPr>
      <w:r>
        <w:rPr>
          <w:b/>
          <w:bCs/>
        </w:rPr>
        <w:t>Временная сложность</w:t>
      </w:r>
    </w:p>
    <w:p w14:paraId="750B7814" w14:textId="4CBFA3CD" w:rsidR="005857B8" w:rsidRPr="005733F1" w:rsidRDefault="005857B8" w:rsidP="00FF42D4">
      <w:pPr>
        <w:jc w:val="both"/>
      </w:pPr>
      <w:r>
        <w:t xml:space="preserve">Порождающая последовательность </w:t>
      </w:r>
      <w:r w:rsidR="009E69E0">
        <w:t xml:space="preserve"> </w:t>
      </w:r>
      <w:r>
        <w:t xml:space="preserve">генерируется за </w:t>
      </w:r>
      <w:commentRangeStart w:id="103"/>
      <w:r>
        <w:rPr>
          <w:lang w:val="en-US"/>
        </w:rPr>
        <w:t>O</w:t>
      </w:r>
      <w:r w:rsidRPr="005857B8">
        <w:t>(</w:t>
      </w:r>
      <w:proofErr w:type="spellStart"/>
      <w:r>
        <w:rPr>
          <w:lang w:val="en-US"/>
        </w:rPr>
        <w:t>log</w:t>
      </w:r>
      <w:r>
        <w:rPr>
          <w:vertAlign w:val="subscript"/>
          <w:lang w:val="en-US"/>
        </w:rPr>
        <w:t>c</w:t>
      </w:r>
      <w:proofErr w:type="spellEnd"/>
      <w:del w:id="104" w:author="Admin" w:date="2021-06-17T13:20:00Z">
        <w:r w:rsidR="00770299" w:rsidDel="00A126A1">
          <w:rPr>
            <w:lang w:val="en-US"/>
          </w:rPr>
          <w:delText>k</w:delText>
        </w:r>
        <w:r w:rsidR="00770299" w:rsidDel="00A126A1">
          <w:delText xml:space="preserve"> </w:delText>
        </w:r>
      </w:del>
      <w:r w:rsidR="00770299">
        <w:t xml:space="preserve">+ </w:t>
      </w:r>
      <w:r w:rsidR="00770299">
        <w:rPr>
          <w:lang w:val="en-US"/>
        </w:rPr>
        <w:t>n</w:t>
      </w:r>
      <w:r w:rsidR="00770299">
        <w:t>)</w:t>
      </w:r>
      <w:r w:rsidR="00E0213A" w:rsidRPr="00E0213A">
        <w:t xml:space="preserve"> </w:t>
      </w:r>
      <w:commentRangeEnd w:id="103"/>
      <w:r w:rsidR="00A126A1">
        <w:rPr>
          <w:rStyle w:val="a6"/>
        </w:rPr>
        <w:commentReference w:id="103"/>
      </w:r>
      <w:r w:rsidR="00E0213A">
        <w:t>шагов</w:t>
      </w:r>
      <w:r w:rsidR="00DB2C65">
        <w:t xml:space="preserve">, где </w:t>
      </w:r>
      <w:r w:rsidR="00DB2C65">
        <w:rPr>
          <w:i/>
          <w:iCs/>
          <w:lang w:val="en-US"/>
        </w:rPr>
        <w:t>k</w:t>
      </w:r>
      <w:r w:rsidR="00DB2C65" w:rsidRPr="00DB2C65">
        <w:rPr>
          <w:i/>
          <w:iCs/>
        </w:rPr>
        <w:t xml:space="preserve"> </w:t>
      </w:r>
      <w:r w:rsidR="00DB2C65">
        <w:rPr>
          <w:i/>
          <w:iCs/>
        </w:rPr>
        <w:t>–</w:t>
      </w:r>
      <w:r w:rsidR="00DB2C65" w:rsidRPr="00DB2C65">
        <w:rPr>
          <w:i/>
          <w:iCs/>
        </w:rPr>
        <w:t xml:space="preserve"> </w:t>
      </w:r>
      <w:r w:rsidR="00DB2C65">
        <w:t xml:space="preserve">максимальный элемент последовательности, находимый за </w:t>
      </w:r>
      <w:r w:rsidR="00DB2C65">
        <w:rPr>
          <w:lang w:val="en-US"/>
        </w:rPr>
        <w:t>n</w:t>
      </w:r>
      <w:r w:rsidR="00DB2C65" w:rsidRPr="00DB2C65">
        <w:t xml:space="preserve"> </w:t>
      </w:r>
      <w:r w:rsidR="00DB2C65">
        <w:t>шагов. Но, зная максимальное значение (например, сортируя равномерно распределённую последовательность 3</w:t>
      </w:r>
      <w:r w:rsidR="00303057">
        <w:t>1</w:t>
      </w:r>
      <w:r w:rsidR="00DB2C65">
        <w:t xml:space="preserve"> битных положительных чисел), это </w:t>
      </w:r>
      <w:r w:rsidR="00AC4222">
        <w:t>количество шагов</w:t>
      </w:r>
      <w:r w:rsidR="00DB2C65">
        <w:t xml:space="preserve"> становится </w:t>
      </w:r>
      <w:r w:rsidR="00DB2C65">
        <w:rPr>
          <w:lang w:val="en-US"/>
        </w:rPr>
        <w:t>O</w:t>
      </w:r>
      <w:r w:rsidR="00DB2C65" w:rsidRPr="00DB2C65">
        <w:t>(</w:t>
      </w:r>
      <w:r w:rsidR="00DB2C65">
        <w:rPr>
          <w:lang w:val="en-US"/>
        </w:rPr>
        <w:t>log</w:t>
      </w:r>
      <w:r w:rsidR="00DB2C65">
        <w:rPr>
          <w:vertAlign w:val="subscript"/>
          <w:lang w:val="en-US"/>
        </w:rPr>
        <w:t>c</w:t>
      </w:r>
      <w:r w:rsidR="00DB2C65">
        <w:rPr>
          <w:lang w:val="en-US"/>
        </w:rPr>
        <w:t>k</w:t>
      </w:r>
      <w:r w:rsidR="00DB2C65" w:rsidRPr="00DB2C65">
        <w:t>)</w:t>
      </w:r>
      <w:r w:rsidR="00DB2C65">
        <w:t xml:space="preserve">, где </w:t>
      </w:r>
      <w:r w:rsidR="00DB2C65">
        <w:rPr>
          <w:i/>
          <w:iCs/>
          <w:lang w:val="en-US"/>
        </w:rPr>
        <w:t>k</w:t>
      </w:r>
      <w:r w:rsidR="00DB2C65">
        <w:t xml:space="preserve"> заранее известно. </w:t>
      </w:r>
      <w:r w:rsidR="005733F1">
        <w:t xml:space="preserve">Также стоит отметить, что вычислять текущий элемент последовательности можно отдельно на каждом шаге функции </w:t>
      </w:r>
      <w:r w:rsidR="005733F1">
        <w:rPr>
          <w:i/>
          <w:iCs/>
          <w:lang w:val="en-US"/>
        </w:rPr>
        <w:t>Sort</w:t>
      </w:r>
      <w:r w:rsidR="005733F1" w:rsidRPr="005733F1">
        <w:t>,</w:t>
      </w:r>
      <w:r w:rsidR="005733F1">
        <w:t xml:space="preserve"> что позволяет отказаться от генерации порождающей последовательности заранее</w:t>
      </w:r>
      <w:r w:rsidR="00D21239">
        <w:t>, но все равно необходимо знать максимальный элемент последовательности.</w:t>
      </w:r>
    </w:p>
    <w:p w14:paraId="021088A9" w14:textId="0CA918AF" w:rsidR="00D5697B" w:rsidRDefault="00D5697B" w:rsidP="00FF42D4">
      <w:pPr>
        <w:jc w:val="both"/>
      </w:pPr>
      <w:r>
        <w:t xml:space="preserve">Функция </w:t>
      </w:r>
      <w:r>
        <w:rPr>
          <w:i/>
          <w:iCs/>
          <w:lang w:val="en-US"/>
        </w:rPr>
        <w:t>divisor</w:t>
      </w:r>
      <w:r w:rsidRPr="00D5697B">
        <w:t xml:space="preserve"> </w:t>
      </w:r>
      <w:r>
        <w:t xml:space="preserve">всегда проходит по всем элементам, ее сложность </w:t>
      </w:r>
      <w:r>
        <w:rPr>
          <w:lang w:val="en-US"/>
        </w:rPr>
        <w:t>O</w:t>
      </w:r>
      <w:r w:rsidRPr="00D5697B">
        <w:t>(</w:t>
      </w:r>
      <w:r>
        <w:rPr>
          <w:lang w:val="en-US"/>
        </w:rPr>
        <w:t>n</w:t>
      </w:r>
      <w:r w:rsidRPr="00D5697B">
        <w:t>).</w:t>
      </w:r>
    </w:p>
    <w:p w14:paraId="0640D46B" w14:textId="77777777" w:rsidR="004F0B2F" w:rsidRDefault="00D5697B" w:rsidP="00FF42D4">
      <w:pPr>
        <w:jc w:val="both"/>
      </w:pPr>
      <w:r>
        <w:lastRenderedPageBreak/>
        <w:t xml:space="preserve">Функция </w:t>
      </w:r>
      <w:r>
        <w:rPr>
          <w:i/>
          <w:iCs/>
          <w:lang w:val="en-US"/>
        </w:rPr>
        <w:t>Sort</w:t>
      </w:r>
      <w:r>
        <w:t xml:space="preserve"> </w:t>
      </w:r>
      <w:r w:rsidR="005733F1">
        <w:t>вызывает в худшем случа</w:t>
      </w:r>
      <w:proofErr w:type="gramStart"/>
      <w:r w:rsidR="005733F1">
        <w:t>е(</w:t>
      </w:r>
      <w:proofErr w:type="gramEnd"/>
      <w:r w:rsidR="005733F1">
        <w:t xml:space="preserve">когда массив отсортирован, порядок не важен) функцию </w:t>
      </w:r>
      <w:r w:rsidR="005733F1">
        <w:rPr>
          <w:i/>
          <w:iCs/>
          <w:lang w:val="en-US"/>
        </w:rPr>
        <w:t>divisor</w:t>
      </w:r>
      <w:r w:rsidR="005733F1" w:rsidRPr="005733F1">
        <w:rPr>
          <w:i/>
          <w:iCs/>
        </w:rPr>
        <w:t xml:space="preserve"> </w:t>
      </w:r>
      <w:r w:rsidR="005733F1">
        <w:rPr>
          <w:lang w:val="en-US"/>
        </w:rPr>
        <w:t>S</w:t>
      </w:r>
      <w:r w:rsidR="005733F1" w:rsidRPr="005733F1">
        <w:t xml:space="preserve"> </w:t>
      </w:r>
      <w:r w:rsidR="005733F1">
        <w:t xml:space="preserve">раз, где </w:t>
      </w:r>
      <w:r w:rsidR="005733F1">
        <w:rPr>
          <w:lang w:val="en-US"/>
        </w:rPr>
        <w:t>S</w:t>
      </w:r>
      <w:r w:rsidR="005733F1" w:rsidRPr="005733F1">
        <w:t xml:space="preserve"> </w:t>
      </w:r>
      <w:r w:rsidR="005733F1">
        <w:t>–</w:t>
      </w:r>
      <w:r w:rsidR="005733F1" w:rsidRPr="005733F1">
        <w:t xml:space="preserve"> </w:t>
      </w:r>
      <w:r w:rsidR="005733F1">
        <w:t>длина порождающей последовательности</w:t>
      </w:r>
      <w:r w:rsidR="003F2039">
        <w:t xml:space="preserve">, таким образом общая асимптотическая сложность алгоритма </w:t>
      </w:r>
      <w:r w:rsidR="003F2039">
        <w:rPr>
          <w:lang w:val="en-US"/>
        </w:rPr>
        <w:t>CsSort</w:t>
      </w:r>
      <w:r w:rsidR="003F2039" w:rsidRPr="003F2039">
        <w:t xml:space="preserve"> </w:t>
      </w:r>
      <w:r w:rsidR="003F2039">
        <w:t xml:space="preserve">составляет </w:t>
      </w:r>
      <w:r w:rsidR="003F2039">
        <w:rPr>
          <w:lang w:val="en-US"/>
        </w:rPr>
        <w:t>O</w:t>
      </w:r>
      <w:r w:rsidR="003F2039" w:rsidRPr="003F2039">
        <w:t>(</w:t>
      </w:r>
      <w:r w:rsidR="003F2039">
        <w:rPr>
          <w:lang w:val="en-US"/>
        </w:rPr>
        <w:t>n</w:t>
      </w:r>
      <w:r w:rsidR="003F2039" w:rsidRPr="003F2039">
        <w:t xml:space="preserve"> </w:t>
      </w:r>
      <w:r w:rsidR="003F2039">
        <w:rPr>
          <w:lang w:val="en-US"/>
        </w:rPr>
        <w:t>log</w:t>
      </w:r>
      <w:r w:rsidR="003F2039">
        <w:rPr>
          <w:vertAlign w:val="subscript"/>
          <w:lang w:val="en-US"/>
        </w:rPr>
        <w:t>c</w:t>
      </w:r>
      <w:r w:rsidR="003F2039">
        <w:rPr>
          <w:lang w:val="en-US"/>
        </w:rPr>
        <w:t>k</w:t>
      </w:r>
      <w:r w:rsidR="003F2039" w:rsidRPr="003F2039">
        <w:t>)</w:t>
      </w:r>
      <w:r w:rsidR="003F2039">
        <w:t xml:space="preserve">, что при фиксировании разрядности чисел становится </w:t>
      </w:r>
      <w:r w:rsidR="003F2039">
        <w:rPr>
          <w:lang w:val="en-US"/>
        </w:rPr>
        <w:t>O</w:t>
      </w:r>
      <w:r w:rsidR="003F2039" w:rsidRPr="003F2039">
        <w:t>(</w:t>
      </w:r>
      <w:r w:rsidR="003F2039">
        <w:rPr>
          <w:lang w:val="en-US"/>
        </w:rPr>
        <w:t>n</w:t>
      </w:r>
      <w:r w:rsidR="003F2039" w:rsidRPr="003F2039">
        <w:t>)</w:t>
      </w:r>
      <w:r w:rsidR="00190ADF">
        <w:t>.</w:t>
      </w:r>
      <w:r w:rsidR="003F2039">
        <w:t xml:space="preserve"> </w:t>
      </w:r>
    </w:p>
    <w:p w14:paraId="1CEE1511" w14:textId="32AAE110" w:rsidR="00FA3253" w:rsidRDefault="00D90464" w:rsidP="00FF42D4">
      <w:pPr>
        <w:jc w:val="both"/>
      </w:pPr>
      <w:r>
        <w:t xml:space="preserve">Из </w:t>
      </w:r>
      <w:proofErr w:type="gramStart"/>
      <w:r>
        <w:t>перечисленного</w:t>
      </w:r>
      <w:proofErr w:type="gramEnd"/>
      <w:r>
        <w:t xml:space="preserve"> выше следует, что алгоритм</w:t>
      </w:r>
      <w:r w:rsidR="003F2039">
        <w:t xml:space="preserve"> </w:t>
      </w:r>
      <w:del w:id="105" w:author="Admin" w:date="2021-06-17T13:22:00Z">
        <w:r w:rsidR="003F2039" w:rsidDel="00C23DDF">
          <w:rPr>
            <w:lang w:val="en-US"/>
          </w:rPr>
          <w:delText>CsSelect</w:delText>
        </w:r>
        <w:r w:rsidR="003F2039" w:rsidDel="00C23DDF">
          <w:delText xml:space="preserve"> </w:delText>
        </w:r>
      </w:del>
      <w:proofErr w:type="spellStart"/>
      <w:ins w:id="106" w:author="Admin" w:date="2021-06-17T13:22:00Z">
        <w:r w:rsidR="00C23DDF">
          <w:rPr>
            <w:lang w:val="en-US"/>
          </w:rPr>
          <w:t>CsSort</w:t>
        </w:r>
        <w:proofErr w:type="spellEnd"/>
        <w:r w:rsidR="00C23DDF">
          <w:t xml:space="preserve"> </w:t>
        </w:r>
      </w:ins>
      <w:r w:rsidR="003F2039">
        <w:t>относится к классу алгоритмов линейной сложности.</w:t>
      </w:r>
    </w:p>
    <w:p w14:paraId="77E190C5" w14:textId="4FD8BA42" w:rsidR="00E81F15" w:rsidRDefault="00E81F15" w:rsidP="00FF42D4">
      <w:pPr>
        <w:jc w:val="both"/>
      </w:pPr>
      <w:r>
        <w:t>Преимущества данного алгоритма:</w:t>
      </w:r>
    </w:p>
    <w:p w14:paraId="486E4720" w14:textId="5DA319E3" w:rsidR="00E81F15" w:rsidRDefault="00E81F15" w:rsidP="00E85377">
      <w:pPr>
        <w:pStyle w:val="a3"/>
        <w:numPr>
          <w:ilvl w:val="0"/>
          <w:numId w:val="20"/>
        </w:numPr>
        <w:jc w:val="both"/>
      </w:pPr>
      <w:r>
        <w:t>Линейное время выполнения</w:t>
      </w:r>
    </w:p>
    <w:p w14:paraId="5524F39A" w14:textId="05567A28" w:rsidR="00E81F15" w:rsidRPr="00E81F15" w:rsidRDefault="00E81F15" w:rsidP="00E85377">
      <w:pPr>
        <w:pStyle w:val="a3"/>
        <w:numPr>
          <w:ilvl w:val="0"/>
          <w:numId w:val="20"/>
        </w:numPr>
        <w:jc w:val="both"/>
      </w:pPr>
      <w:r>
        <w:t xml:space="preserve">Требования по памяти </w:t>
      </w:r>
      <w:r>
        <w:rPr>
          <w:lang w:val="en-US"/>
        </w:rPr>
        <w:t>O(1)</w:t>
      </w:r>
    </w:p>
    <w:p w14:paraId="6198F8FE" w14:textId="33EA161E" w:rsidR="00E81F15" w:rsidRDefault="00E81F15" w:rsidP="00E81F15">
      <w:pPr>
        <w:jc w:val="both"/>
      </w:pPr>
      <w:r>
        <w:t>Недостатки:</w:t>
      </w:r>
    </w:p>
    <w:p w14:paraId="365F54CA" w14:textId="32275F99" w:rsidR="00E81F15" w:rsidRDefault="00E81F15" w:rsidP="00E85377">
      <w:pPr>
        <w:pStyle w:val="a3"/>
        <w:numPr>
          <w:ilvl w:val="0"/>
          <w:numId w:val="21"/>
        </w:numPr>
        <w:jc w:val="both"/>
      </w:pPr>
      <w:r>
        <w:t>Неустойчивость</w:t>
      </w:r>
    </w:p>
    <w:p w14:paraId="54C1ACDA" w14:textId="60890245" w:rsidR="00AF1CC7" w:rsidRPr="00E81F15" w:rsidRDefault="00AF1CC7" w:rsidP="00E85377">
      <w:pPr>
        <w:pStyle w:val="a3"/>
        <w:numPr>
          <w:ilvl w:val="0"/>
          <w:numId w:val="21"/>
        </w:numPr>
        <w:jc w:val="both"/>
      </w:pPr>
      <w:r>
        <w:t>Работает только для положительных чисел</w:t>
      </w:r>
      <w:ins w:id="107" w:author="Admin" w:date="2021-06-17T13:22:00Z">
        <w:r w:rsidR="00C23DDF" w:rsidRPr="00C23DDF">
          <w:rPr>
            <w:rPrChange w:id="108" w:author="Admin" w:date="2021-06-17T13:22:00Z">
              <w:rPr>
                <w:lang w:val="en-US"/>
              </w:rPr>
            </w:rPrChange>
          </w:rPr>
          <w:t xml:space="preserve"> </w:t>
        </w:r>
      </w:ins>
      <w:r>
        <w:t>(хотя с дополнительными алгоритмами может работать на всем диапазоне чисел).</w:t>
      </w:r>
    </w:p>
    <w:p w14:paraId="666131A4" w14:textId="77777777" w:rsidR="00FF42D4" w:rsidRPr="00E0213A" w:rsidRDefault="00FF42D4" w:rsidP="00106A56">
      <w:pPr>
        <w:jc w:val="both"/>
      </w:pPr>
    </w:p>
    <w:p w14:paraId="4B4C78A2" w14:textId="77777777" w:rsidR="00FA3253" w:rsidRDefault="00FA3253">
      <w:pPr>
        <w:rPr>
          <w:rFonts w:eastAsia="Times New Roman" w:cs="Mangal"/>
          <w:b/>
          <w:bCs/>
          <w:color w:val="000000"/>
          <w:szCs w:val="28"/>
        </w:rPr>
      </w:pPr>
      <w:r>
        <w:br w:type="page"/>
      </w:r>
    </w:p>
    <w:p w14:paraId="3D7ED6E3" w14:textId="36BC5989" w:rsidR="00DB5C12" w:rsidRDefault="00DB5C12" w:rsidP="00DB5C12">
      <w:pPr>
        <w:pStyle w:val="2"/>
        <w:jc w:val="center"/>
      </w:pPr>
      <w:bookmarkStart w:id="109" w:name="_Toc74787706"/>
      <w:r>
        <w:lastRenderedPageBreak/>
        <w:t>2.2 Алгоритм выбора на основе порождающих последовательностей</w:t>
      </w:r>
      <w:bookmarkEnd w:id="109"/>
    </w:p>
    <w:p w14:paraId="71566D93" w14:textId="689A23EF" w:rsidR="00106A56" w:rsidRDefault="00FA3253" w:rsidP="003501AE">
      <w:pPr>
        <w:jc w:val="both"/>
      </w:pPr>
      <w:r>
        <w:t>Алгоритм выбора</w:t>
      </w:r>
      <w:r w:rsidR="00FE3A03">
        <w:t xml:space="preserve"> также</w:t>
      </w:r>
      <w:r>
        <w:t xml:space="preserve"> </w:t>
      </w:r>
      <w:r w:rsidR="008F503D">
        <w:t xml:space="preserve">использует </w:t>
      </w:r>
      <w:r w:rsidR="00FE3A03">
        <w:t xml:space="preserve">идею разбиения массива относительно элементов порождающей последовательности, только теперь функция применяется только </w:t>
      </w:r>
      <w:proofErr w:type="gramStart"/>
      <w:r w:rsidR="00FE3A03">
        <w:t>к</w:t>
      </w:r>
      <w:proofErr w:type="gramEnd"/>
      <w:r w:rsidR="00FE3A03">
        <w:t xml:space="preserve"> меньшей подпоследовательности</w:t>
      </w:r>
      <w:r w:rsidR="00915DD1" w:rsidRPr="00915DD1">
        <w:t>[26]</w:t>
      </w:r>
      <w:r w:rsidR="00FE3A03">
        <w:t xml:space="preserve">. </w:t>
      </w:r>
    </w:p>
    <w:p w14:paraId="73926B43" w14:textId="7FD22075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5D1D6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ind(Q, S, A ,k,x,y):</w:t>
      </w:r>
    </w:p>
    <w:p w14:paraId="07D203C4" w14:textId="1EA9CFA8" w:rsidR="00966059" w:rsidRPr="00966059" w:rsidRDefault="00966059" w:rsidP="009B443B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</w:p>
    <w:p w14:paraId="1EE71C6B" w14:textId="4CADD663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A = A +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</w:t>
      </w:r>
      <w:r w:rsidR="00523D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</w:t>
      </w:r>
      <w:proofErr w:type="gramEnd"/>
      <w:r w:rsidR="00523D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0]</w:t>
      </w:r>
    </w:p>
    <w:p w14:paraId="233A00C7" w14:textId="3159116F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S == </w:t>
      </w:r>
      <w:r w:rsidR="00523D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[]</w:t>
      </w: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or k &lt;= 0 or x &gt;= y:</w:t>
      </w:r>
    </w:p>
    <w:p w14:paraId="033C85D9" w14:textId="77777777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return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Q[x] </w:t>
      </w:r>
    </w:p>
    <w:p w14:paraId="43E7881C" w14:textId="0019C965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z =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divisor(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Q, A, x,y)</w:t>
      </w:r>
    </w:p>
    <w:p w14:paraId="245D6F72" w14:textId="77777777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z==-1:</w:t>
      </w:r>
    </w:p>
    <w:p w14:paraId="2F8927A8" w14:textId="77777777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z = 1</w:t>
      </w:r>
    </w:p>
    <w:p w14:paraId="3BC31732" w14:textId="77777777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else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465DB7B9" w14:textId="77777777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z = z - x</w:t>
      </w:r>
    </w:p>
    <w:p w14:paraId="78A0E4C5" w14:textId="523CE583" w:rsidR="00966059" w:rsidRPr="00966059" w:rsidRDefault="00966059" w:rsidP="00B01A15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if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z &gt;= k:</w:t>
      </w:r>
    </w:p>
    <w:p w14:paraId="4F753F65" w14:textId="05061F15" w:rsidR="00966059" w:rsidRP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return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ind(Q,</w:t>
      </w:r>
      <w:r w:rsidR="00523D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S[1:]</w:t>
      </w: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,A-S</w:t>
      </w:r>
      <w:r w:rsidR="00523D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[0]</w:t>
      </w: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,k,x,x+z-1)</w:t>
      </w:r>
    </w:p>
    <w:p w14:paraId="0E6ABFE9" w14:textId="053DB9B2" w:rsidR="00966059" w:rsidRPr="00966059" w:rsidRDefault="00966059" w:rsidP="00B01A15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else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</w:t>
      </w:r>
    </w:p>
    <w:p w14:paraId="2C7CE6DC" w14:textId="4160C0B2" w:rsidR="00966059" w:rsidRDefault="00966059" w:rsidP="00966059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    </w:t>
      </w:r>
      <w:proofErr w:type="gramStart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return</w:t>
      </w:r>
      <w:proofErr w:type="gramEnd"/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F</w:t>
      </w: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ind(Q,</w:t>
      </w:r>
      <w:r w:rsidR="00523D7B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S[1:]</w:t>
      </w:r>
      <w:r w:rsidR="00523D7B"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Pr="0096605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A,k-z,x+z,y)</w:t>
      </w:r>
    </w:p>
    <w:p w14:paraId="1F86367E" w14:textId="138C5154" w:rsidR="00846202" w:rsidRDefault="00846202" w:rsidP="00846202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8462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gramEnd"/>
      <w:r w:rsidRPr="008462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CsSelect(</w:t>
      </w:r>
      <w:r w:rsidR="00E4448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</w:t>
      </w:r>
      <w:r w:rsidRPr="008462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,k):</w:t>
      </w:r>
    </w:p>
    <w:p w14:paraId="7E22FC07" w14:textId="17EB5503" w:rsidR="009B443B" w:rsidRPr="009B443B" w:rsidRDefault="009B443B" w:rsidP="00846202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ab/>
        <w:t xml:space="preserve"> S =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BinAlg(</w:t>
      </w:r>
      <w:proofErr w:type="gramEnd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max(</w:t>
      </w:r>
      <w:r w:rsidR="00E4448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))  </w:t>
      </w:r>
    </w:p>
    <w:p w14:paraId="7AE53B30" w14:textId="54F141E1" w:rsidR="00846202" w:rsidRPr="00846202" w:rsidRDefault="00846202" w:rsidP="00846202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462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</w:t>
      </w:r>
      <w:proofErr w:type="gramStart"/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return</w:t>
      </w:r>
      <w:proofErr w:type="gramEnd"/>
      <w:r w:rsidRPr="008462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iter_find(</w:t>
      </w:r>
      <w:r w:rsidR="00E44486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Q</w:t>
      </w:r>
      <w:r w:rsidRPr="008462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</w:t>
      </w:r>
      <w:r w:rsidR="00320D01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</w:t>
      </w:r>
      <w:r w:rsidRPr="008462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,0,k)</w:t>
      </w:r>
    </w:p>
    <w:p w14:paraId="4896502C" w14:textId="033EC511" w:rsidR="00846202" w:rsidRDefault="00846202" w:rsidP="00846202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846202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</w:p>
    <w:p w14:paraId="47D9863F" w14:textId="72C3ABE4" w:rsidR="00672990" w:rsidRDefault="00672990" w:rsidP="003501AE">
      <w:pPr>
        <w:jc w:val="both"/>
        <w:rPr>
          <w:b/>
          <w:bCs/>
        </w:rPr>
      </w:pPr>
      <w:r>
        <w:rPr>
          <w:b/>
          <w:bCs/>
        </w:rPr>
        <w:t>Временная сложность</w:t>
      </w:r>
    </w:p>
    <w:p w14:paraId="3D2466E0" w14:textId="6B1606FD" w:rsidR="00A27DA7" w:rsidRPr="006A078D" w:rsidRDefault="00672990" w:rsidP="003501AE">
      <w:pPr>
        <w:jc w:val="both"/>
      </w:pPr>
      <w:r>
        <w:t xml:space="preserve">Временная сложность алгоритма зависит от двух факторов: 1 – длина порождающей последовательности </w:t>
      </w:r>
      <w:r w:rsidR="00E44486">
        <w:rPr>
          <w:lang w:val="en-US"/>
        </w:rPr>
        <w:t>S</w:t>
      </w:r>
      <w:r w:rsidR="00E44486" w:rsidRPr="00E44486">
        <w:t xml:space="preserve">, </w:t>
      </w:r>
      <w:r w:rsidR="00E44486">
        <w:t xml:space="preserve">2 – длина входной последовательности </w:t>
      </w:r>
      <w:r w:rsidR="00E44486">
        <w:rPr>
          <w:lang w:val="en-US"/>
        </w:rPr>
        <w:t>Q</w:t>
      </w:r>
      <w:r w:rsidR="00CA3EC3" w:rsidRPr="00CA3EC3">
        <w:t>.</w:t>
      </w:r>
      <w:r w:rsidR="00CA3EC3">
        <w:t xml:space="preserve"> Как было сказано выше, длина порождающей последовательности, получаемой с помощью алгоритма </w:t>
      </w:r>
      <w:r w:rsidR="00CA3EC3">
        <w:rPr>
          <w:lang w:val="en-US"/>
        </w:rPr>
        <w:t>BinAl</w:t>
      </w:r>
      <w:r w:rsidR="00155122">
        <w:rPr>
          <w:lang w:val="en-US"/>
        </w:rPr>
        <w:t>g</w:t>
      </w:r>
      <w:r w:rsidR="00155122" w:rsidRPr="00155122">
        <w:t xml:space="preserve"> </w:t>
      </w:r>
      <w:r w:rsidR="00155122">
        <w:t xml:space="preserve">равна </w:t>
      </w:r>
      <w:r w:rsidR="00155122">
        <w:rPr>
          <w:lang w:val="en-US"/>
        </w:rPr>
        <w:t>log</w:t>
      </w:r>
      <w:r w:rsidR="00155122" w:rsidRPr="00155122">
        <w:rPr>
          <w:vertAlign w:val="subscript"/>
        </w:rPr>
        <w:t>2</w:t>
      </w:r>
      <w:r w:rsidR="00155122" w:rsidRPr="00155122">
        <w:t>(</w:t>
      </w:r>
      <w:r w:rsidR="00155122">
        <w:rPr>
          <w:lang w:val="en-US"/>
        </w:rPr>
        <w:t>max</w:t>
      </w:r>
      <w:r w:rsidR="00155122" w:rsidRPr="00155122">
        <w:t>(</w:t>
      </w:r>
      <w:r w:rsidR="00155122">
        <w:rPr>
          <w:lang w:val="en-US"/>
        </w:rPr>
        <w:t>Q</w:t>
      </w:r>
      <w:r w:rsidR="00155122" w:rsidRPr="00155122">
        <w:t>))</w:t>
      </w:r>
      <w:r w:rsidR="00EE2FC9" w:rsidRPr="00EE2FC9">
        <w:t>[25,26]</w:t>
      </w:r>
      <w:r w:rsidR="00146AC1" w:rsidRPr="00146AC1">
        <w:t>.</w:t>
      </w:r>
      <w:r w:rsidR="00CF5319">
        <w:t xml:space="preserve">  Таким </w:t>
      </w:r>
      <w:proofErr w:type="gramStart"/>
      <w:r w:rsidR="00CF5319">
        <w:t>образом</w:t>
      </w:r>
      <w:proofErr w:type="gramEnd"/>
      <w:r w:rsidR="00CF5319">
        <w:t xml:space="preserve"> асимптотическая сложность будет равна </w:t>
      </w:r>
      <w:r w:rsidR="00CF5319">
        <w:rPr>
          <w:lang w:val="en-US"/>
        </w:rPr>
        <w:t>O</w:t>
      </w:r>
      <w:r w:rsidR="00CF5319" w:rsidRPr="00CF5319">
        <w:t>(</w:t>
      </w:r>
      <w:r w:rsidR="00CF5319">
        <w:rPr>
          <w:lang w:val="en-US"/>
        </w:rPr>
        <w:t>n</w:t>
      </w:r>
      <w:r w:rsidR="00CF5319" w:rsidRPr="00CF5319">
        <w:t>)</w:t>
      </w:r>
      <w:r w:rsidR="00015CC7" w:rsidRPr="00015CC7">
        <w:t>,</w:t>
      </w:r>
      <w:r w:rsidR="00015CC7">
        <w:t xml:space="preserve"> где </w:t>
      </w:r>
      <w:r w:rsidR="00015CC7">
        <w:rPr>
          <w:lang w:val="en-US"/>
        </w:rPr>
        <w:t>n</w:t>
      </w:r>
      <w:r w:rsidR="00015CC7" w:rsidRPr="00015CC7">
        <w:t xml:space="preserve"> = |</w:t>
      </w:r>
      <w:r w:rsidR="00015CC7">
        <w:rPr>
          <w:lang w:val="en-US"/>
        </w:rPr>
        <w:t>Q</w:t>
      </w:r>
      <w:r w:rsidR="00015CC7" w:rsidRPr="00015CC7">
        <w:t>|</w:t>
      </w:r>
      <w:r w:rsidR="006A078D" w:rsidRPr="006A078D">
        <w:t>.</w:t>
      </w:r>
    </w:p>
    <w:p w14:paraId="172D3BC4" w14:textId="77777777" w:rsidR="00D2242F" w:rsidRDefault="00CF5319" w:rsidP="00D2242F">
      <w:pPr>
        <w:jc w:val="both"/>
      </w:pPr>
      <w:r>
        <w:t xml:space="preserve">Если вычислять более точно, до постоянных коэффициентов, то для упрощения оценки примем, что входная последовательность </w:t>
      </w:r>
      <w:r>
        <w:rPr>
          <w:lang w:val="en-US"/>
        </w:rPr>
        <w:t>Q</w:t>
      </w:r>
      <w:r w:rsidRPr="00CF5319">
        <w:t xml:space="preserve"> </w:t>
      </w:r>
      <w:r>
        <w:t>–</w:t>
      </w:r>
      <w:r w:rsidRPr="00CF5319">
        <w:t xml:space="preserve"> </w:t>
      </w:r>
      <w:r>
        <w:t xml:space="preserve">перестановка некоторых элементов множества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/>
              </w:rPr>
              <m:t>i|i</m:t>
            </m:r>
            <m:r>
              <w:rPr>
                <w:rFonts w:ascii="Cambria Math" w:hAnsi="Cambria Math" w:cs="Cambria Math"/>
              </w:rPr>
              <m:t>∈</m:t>
            </m:r>
            <m:r>
              <w:rPr>
                <w:rFonts w:ascii="Cambria Math"/>
              </w:rPr>
              <m:t>N,i</m:t>
            </m:r>
            <m:r>
              <w:rPr>
                <w:rFonts w:ascii="Cambria Math"/>
              </w:rPr>
              <m:t>≤</m:t>
            </m:r>
            <m:r>
              <w:rPr>
                <w:rFonts w:ascii="Cambria Math"/>
              </w:rPr>
              <m:t>n</m:t>
            </m:r>
          </m:e>
        </m:d>
      </m:oMath>
      <w:r>
        <w:t xml:space="preserve">. Тогда относительно каждого элемента порождающей последовательности </w:t>
      </w:r>
      <w:r w:rsidR="00D2242F">
        <w:rPr>
          <w:lang w:val="en-US"/>
        </w:rPr>
        <w:t>S</w:t>
      </w:r>
      <w:r w:rsidR="00D2242F" w:rsidRPr="00D2242F">
        <w:t xml:space="preserve"> </w:t>
      </w:r>
      <w:r>
        <w:lastRenderedPageBreak/>
        <w:t xml:space="preserve">мощность подмножеств будет </w:t>
      </w:r>
      <w:proofErr w:type="gramStart"/>
      <w:r>
        <w:t>примерна</w:t>
      </w:r>
      <w:proofErr w:type="gramEnd"/>
      <w:r>
        <w:t xml:space="preserve"> равна, и количество сравнений, выполняемых в функции </w:t>
      </w:r>
      <w:r w:rsidRPr="00CF5319">
        <w:rPr>
          <w:i/>
          <w:iCs/>
          <w:lang w:val="en-US"/>
        </w:rPr>
        <w:t>divisor</w:t>
      </w:r>
      <w:r w:rsidRPr="00CF5319">
        <w:t xml:space="preserve"> </w:t>
      </w:r>
      <w:r>
        <w:t>можно будет оценить,</w:t>
      </w:r>
      <w:r w:rsidR="00D2242F">
        <w:t xml:space="preserve"> при </w:t>
      </w:r>
      <w:r w:rsidR="00D2242F" w:rsidRPr="00EA6FB1">
        <w:rPr>
          <w:position w:val="-6"/>
        </w:rPr>
        <w:object w:dxaOrig="700" w:dyaOrig="220" w14:anchorId="33461E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.25pt;height:11.25pt" o:ole="">
            <v:imagedata r:id="rId25" o:title=""/>
          </v:shape>
          <o:OLEObject Type="Embed" ProgID="Equation.3" ShapeID="_x0000_i1025" DrawAspect="Content" ObjectID="_1685443081" r:id="rId26"/>
        </w:object>
      </w:r>
      <w:r>
        <w:t xml:space="preserve"> </w:t>
      </w:r>
      <w:r w:rsidR="00D2242F">
        <w:t xml:space="preserve"> как</w:t>
      </w:r>
    </w:p>
    <w:p w14:paraId="4BC41F46" w14:textId="195E89F1" w:rsidR="00672990" w:rsidRDefault="00D2242F" w:rsidP="00D2242F">
      <w:pPr>
        <w:jc w:val="center"/>
      </w:pPr>
      <w:r w:rsidRPr="00EA6FB1">
        <w:rPr>
          <w:position w:val="-40"/>
        </w:rPr>
        <w:object w:dxaOrig="1939" w:dyaOrig="920" w14:anchorId="6E1C9779">
          <v:shape id="_x0000_i1026" type="#_x0000_t75" style="width:96.75pt;height:49.5pt" o:ole="">
            <v:imagedata r:id="rId27" o:title=""/>
          </v:shape>
          <o:OLEObject Type="Embed" ProgID="Equation.3" ShapeID="_x0000_i1026" DrawAspect="Content" ObjectID="_1685443082" r:id="rId28"/>
        </w:object>
      </w:r>
    </w:p>
    <w:p w14:paraId="1957018E" w14:textId="0F7381AC" w:rsidR="004A3D28" w:rsidRPr="004A3D28" w:rsidRDefault="00D2242F" w:rsidP="004A3D28">
      <w:pPr>
        <w:jc w:val="both"/>
        <w:rPr>
          <w:rFonts w:eastAsiaTheme="minorEastAsia"/>
        </w:rPr>
      </w:pPr>
      <w:proofErr w:type="gramStart"/>
      <w:r>
        <w:t>Следовательно</w:t>
      </w:r>
      <w:proofErr w:type="gramEnd"/>
      <w:r>
        <w:t xml:space="preserve"> при </w:t>
      </w:r>
      <w:r w:rsidRPr="00EA6FB1">
        <w:rPr>
          <w:position w:val="-6"/>
        </w:rPr>
        <w:object w:dxaOrig="700" w:dyaOrig="220" w14:anchorId="1C428D30">
          <v:shape id="_x0000_i1027" type="#_x0000_t75" style="width:35.25pt;height:11.25pt" o:ole="">
            <v:imagedata r:id="rId25" o:title=""/>
          </v:shape>
          <o:OLEObject Type="Embed" ProgID="Equation.3" ShapeID="_x0000_i1027" DrawAspect="Content" ObjectID="_1685443083" r:id="rId29"/>
        </w:object>
      </w:r>
      <w:r w:rsidRPr="00EA6FB1">
        <w:t xml:space="preserve"> </w:t>
      </w:r>
      <w:r w:rsidRPr="00EA6FB1">
        <w:rPr>
          <w:rFonts w:cs="Times New Roman"/>
          <w:szCs w:val="28"/>
        </w:rPr>
        <w:t>имеем</w:t>
      </w:r>
      <w:r w:rsidRPr="00EA6FB1">
        <w:t xml:space="preserve"> 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/>
          </w:rPr>
          <m:t>k:C(n</m:t>
        </m:r>
        <m:r>
          <m:rPr>
            <m:sty m:val="p"/>
          </m:rPr>
          <w:rPr>
            <w:rStyle w:val="a6"/>
          </w:rPr>
          <w:commentReference w:id="110"/>
        </m:r>
        <m:r>
          <w:rPr>
            <w:rFonts w:ascii="Cambria Math"/>
          </w:rPr>
          <m:t>,k)</m:t>
        </m:r>
        <m:r>
          <w:rPr>
            <w:rFonts w:ascii="Cambria Math"/>
          </w:rPr>
          <m:t>→</m:t>
        </m:r>
        <m:r>
          <w:rPr>
            <w:rFonts w:ascii="Cambria Math"/>
          </w:rPr>
          <m:t>2n</m:t>
        </m:r>
      </m:oMath>
      <w:r w:rsidR="00352883">
        <w:rPr>
          <w:rFonts w:eastAsiaTheme="minorEastAsia"/>
        </w:rPr>
        <w:t>.</w:t>
      </w:r>
    </w:p>
    <w:p w14:paraId="31DDD6D7" w14:textId="57A642D6" w:rsidR="004A3D28" w:rsidRPr="00174655" w:rsidRDefault="00306B5F" w:rsidP="00306B5F">
      <w:pPr>
        <w:ind w:firstLine="0"/>
        <w:jc w:val="both"/>
        <w:rPr>
          <w:rFonts w:eastAsiaTheme="minorEastAsia"/>
        </w:rPr>
      </w:pPr>
      <w:r>
        <w:rPr>
          <w:rFonts w:eastAsiaTheme="minorEastAsia"/>
          <w:b/>
          <w:bCs/>
        </w:rPr>
        <w:t>Использование алгоритма для получения</w:t>
      </w:r>
      <w:r w:rsidR="004A3D28">
        <w:rPr>
          <w:rFonts w:eastAsiaTheme="minorEastAsia"/>
          <w:b/>
          <w:bCs/>
        </w:rPr>
        <w:t xml:space="preserve"> последовательностей </w:t>
      </w:r>
      <w:proofErr w:type="gramStart"/>
      <w:r w:rsidR="004A3D28">
        <w:rPr>
          <w:rFonts w:eastAsiaTheme="minorEastAsia"/>
          <w:b/>
          <w:bCs/>
        </w:rPr>
        <w:t>при</w:t>
      </w:r>
      <w:proofErr w:type="gramEnd"/>
      <w:r w:rsidR="004A3D28">
        <w:rPr>
          <w:rFonts w:eastAsiaTheme="minorEastAsia"/>
          <w:b/>
          <w:bCs/>
        </w:rPr>
        <w:t xml:space="preserve"> с</w:t>
      </w:r>
      <w:r w:rsidR="004A3D28" w:rsidRPr="004A3D28">
        <w:rPr>
          <w:rFonts w:eastAsiaTheme="minorEastAsia"/>
          <w:b/>
          <w:bCs/>
        </w:rPr>
        <w:t xml:space="preserve"> &lt; 2</w:t>
      </w:r>
    </w:p>
    <w:p w14:paraId="21C62D99" w14:textId="3D75C37A" w:rsidR="004A3D28" w:rsidRDefault="004A3D28" w:rsidP="00306B5F">
      <w:pPr>
        <w:ind w:firstLine="0"/>
        <w:jc w:val="both"/>
        <w:rPr>
          <w:rFonts w:eastAsiaTheme="minorEastAsia"/>
        </w:rPr>
      </w:pPr>
      <w:r>
        <w:rPr>
          <w:rFonts w:eastAsiaTheme="minorEastAsia"/>
        </w:rPr>
        <w:t xml:space="preserve">Для получения последовательности будем использовать такой алгоритм: </w:t>
      </w:r>
    </w:p>
    <w:p w14:paraId="681FD36F" w14:textId="77777777" w:rsidR="004A3D28" w:rsidRPr="004A3D28" w:rsidRDefault="004A3D28" w:rsidP="004A3D28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1746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def</w:t>
      </w:r>
      <w:proofErr w:type="gramEnd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FAlg(a,c):</w:t>
      </w:r>
    </w:p>
    <w:p w14:paraId="27FF299C" w14:textId="77777777" w:rsidR="004A3D28" w:rsidRPr="004A3D28" w:rsidRDefault="004A3D28" w:rsidP="004A3D28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n = a;</w:t>
      </w:r>
    </w:p>
    <w:p w14:paraId="02EC08D0" w14:textId="77777777" w:rsidR="004A3D28" w:rsidRPr="004A3D28" w:rsidRDefault="004A3D28" w:rsidP="004A3D28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B</w:t>
      </w:r>
      <w:proofErr w:type="gramStart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=[]</w:t>
      </w:r>
      <w:proofErr w:type="gramEnd"/>
    </w:p>
    <w:p w14:paraId="341ABD73" w14:textId="77777777" w:rsidR="004A3D28" w:rsidRPr="004A3D28" w:rsidRDefault="004A3D28" w:rsidP="004A3D28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while</w:t>
      </w:r>
      <w:proofErr w:type="gramEnd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n != 0:</w:t>
      </w:r>
    </w:p>
    <w:p w14:paraId="00E2ACDD" w14:textId="77777777" w:rsidR="004A3D28" w:rsidRPr="004A3D28" w:rsidRDefault="004A3D28" w:rsidP="004A3D28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n = </w:t>
      </w:r>
      <w:proofErr w:type="gramStart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math.ceil(</w:t>
      </w:r>
      <w:proofErr w:type="gramEnd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(n-1)/c)</w:t>
      </w:r>
    </w:p>
    <w:p w14:paraId="130E5ABA" w14:textId="77777777" w:rsidR="004A3D28" w:rsidRPr="004A3D28" w:rsidRDefault="004A3D28" w:rsidP="004A3D28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B.append(</w:t>
      </w:r>
      <w:proofErr w:type="gramEnd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n)</w:t>
      </w:r>
    </w:p>
    <w:p w14:paraId="28BB4D24" w14:textId="77777777" w:rsidR="004A3D28" w:rsidRPr="004A3D28" w:rsidRDefault="004A3D28" w:rsidP="004A3D28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B.pop()</w:t>
      </w:r>
      <w:proofErr w:type="gramEnd"/>
    </w:p>
    <w:p w14:paraId="07DCC5FF" w14:textId="348B2C91" w:rsidR="004A3D28" w:rsidRPr="004A3D28" w:rsidRDefault="004A3D28" w:rsidP="004A3D28">
      <w:pPr>
        <w:pBdr>
          <w:top w:val="single" w:sz="6" w:space="0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r w:rsidRPr="004A3D28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return B</w:t>
      </w:r>
    </w:p>
    <w:p w14:paraId="69D9037F" w14:textId="6B072513" w:rsidR="004A3D28" w:rsidRPr="00174655" w:rsidRDefault="004A3D28" w:rsidP="00306B5F">
      <w:pPr>
        <w:ind w:firstLine="0"/>
        <w:jc w:val="both"/>
        <w:rPr>
          <w:rFonts w:eastAsiaTheme="minorEastAsia"/>
        </w:rPr>
      </w:pPr>
      <w:r>
        <w:rPr>
          <w:rFonts w:eastAsiaTheme="minorEastAsia"/>
        </w:rPr>
        <w:t xml:space="preserve">Последовательности, получаемые таким способом длиннее, однако разбиение происходит на меньшие участки, что при </w:t>
      </w:r>
      <w:r w:rsidRPr="004A3D28">
        <w:rPr>
          <w:rFonts w:eastAsiaTheme="minorEastAsia"/>
        </w:rPr>
        <w:t xml:space="preserve">2 &gt; </w:t>
      </w:r>
      <w:r>
        <w:rPr>
          <w:rFonts w:eastAsiaTheme="minorEastAsia"/>
          <w:lang w:val="en-US"/>
        </w:rPr>
        <w:t>c</w:t>
      </w:r>
      <w:r w:rsidRPr="004A3D28">
        <w:rPr>
          <w:rFonts w:eastAsiaTheme="minorEastAsia"/>
        </w:rPr>
        <w:t xml:space="preserve"> &gt; 1.9</w:t>
      </w:r>
      <w:r>
        <w:rPr>
          <w:rFonts w:eastAsiaTheme="minorEastAsia"/>
        </w:rPr>
        <w:t xml:space="preserve">6 дает некоторое увеличение производительности. </w:t>
      </w:r>
    </w:p>
    <w:p w14:paraId="122BBC51" w14:textId="205EF312" w:rsidR="00CE550F" w:rsidRDefault="00CE550F" w:rsidP="006E3E3B">
      <w:pPr>
        <w:pStyle w:val="2"/>
        <w:jc w:val="center"/>
      </w:pPr>
      <w:bookmarkStart w:id="111" w:name="_Toc74787707"/>
      <w:r w:rsidRPr="00CE550F">
        <w:t xml:space="preserve">2.3 </w:t>
      </w:r>
      <w:r>
        <w:t>Алгоритм поиска на основе порождающих последовательностей</w:t>
      </w:r>
      <w:bookmarkEnd w:id="111"/>
    </w:p>
    <w:p w14:paraId="3A892232" w14:textId="646594D8" w:rsidR="00CE550F" w:rsidRDefault="00CE550F" w:rsidP="006E3E3B">
      <w:pPr>
        <w:jc w:val="both"/>
      </w:pPr>
      <w:r>
        <w:t>Порождающие последовательности можно использовать для составления структ</w:t>
      </w:r>
      <w:r w:rsidR="00C4507A">
        <w:t xml:space="preserve">ур </w:t>
      </w:r>
      <w:proofErr w:type="spellStart"/>
      <w:r w:rsidR="00C4507A">
        <w:t>на</w:t>
      </w:r>
      <w:del w:id="112" w:author="Admin" w:date="2021-06-17T13:24:00Z">
        <w:r w:rsidR="00C4507A" w:rsidDel="00C23DDF">
          <w:delText xml:space="preserve"> </w:delText>
        </w:r>
      </w:del>
      <w:r w:rsidR="00C4507A">
        <w:t>подобии</w:t>
      </w:r>
      <w:proofErr w:type="spellEnd"/>
      <w:r w:rsidR="00C4507A">
        <w:t xml:space="preserve"> </w:t>
      </w:r>
      <w:r w:rsidR="00D33F04">
        <w:t xml:space="preserve">бинарного </w:t>
      </w:r>
      <w:r w:rsidR="00C4507A">
        <w:t>дерева</w:t>
      </w:r>
      <w:r w:rsidR="00D33F04">
        <w:t>, рисунок 1</w:t>
      </w:r>
      <w:r w:rsidR="00C4507A">
        <w:t>. Формула для предка числа:</w:t>
      </w:r>
    </w:p>
    <w:p w14:paraId="481AB3D3" w14:textId="4204E7A0" w:rsidR="00145CC3" w:rsidRDefault="006A1E2E" w:rsidP="002E2CA7">
      <w:pPr>
        <w:jc w:val="center"/>
        <w:rPr>
          <w:rFonts w:eastAsiaTheme="minorEastAsia"/>
          <w:i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</w:rPr>
              <m:t>k-1</m:t>
            </m:r>
          </m:sub>
        </m:sSub>
        <m:r>
          <w:rPr>
            <w:rFonts w:ascii="Cambria Math" w:hAnsi="Cambria Math"/>
            <w:sz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>n(c-1)</m:t>
            </m:r>
          </m:num>
          <m:den>
            <m:r>
              <w:rPr>
                <w:rFonts w:ascii="Cambria Math" w:hAnsi="Cambria Math"/>
                <w:sz w:val="32"/>
              </w:rPr>
              <m:t>c</m:t>
            </m:r>
          </m:den>
        </m:f>
      </m:oMath>
      <w:r w:rsidR="00145CC3">
        <w:rPr>
          <w:rFonts w:eastAsiaTheme="minorEastAsia"/>
          <w:i/>
          <w:sz w:val="32"/>
        </w:rPr>
        <w:t>,</w:t>
      </w:r>
    </w:p>
    <w:p w14:paraId="1BAD99D1" w14:textId="4B6D0C12" w:rsidR="00145CC3" w:rsidRDefault="00145CC3" w:rsidP="006E3E3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с – основание порождающей последовательности. </w:t>
      </w:r>
      <w:r w:rsidR="00D33F04">
        <w:rPr>
          <w:rFonts w:eastAsiaTheme="minorEastAsia"/>
        </w:rPr>
        <w:t xml:space="preserve">Присоединение «ребенка» происходит к тому родителю, </w:t>
      </w:r>
      <w:proofErr w:type="gramStart"/>
      <w:r w:rsidR="00D33F04">
        <w:rPr>
          <w:rFonts w:eastAsiaTheme="minorEastAsia"/>
        </w:rPr>
        <w:t>который</w:t>
      </w:r>
      <w:proofErr w:type="gramEnd"/>
      <w:r w:rsidR="00D33F04">
        <w:rPr>
          <w:rFonts w:eastAsiaTheme="minorEastAsia"/>
        </w:rPr>
        <w:t xml:space="preserve"> получается по формуле выше. </w:t>
      </w:r>
      <w:r>
        <w:rPr>
          <w:rFonts w:eastAsiaTheme="minorEastAsia"/>
        </w:rPr>
        <w:t>Формулы для левого и правого «ребенка»:</w:t>
      </w:r>
    </w:p>
    <w:p w14:paraId="5965870A" w14:textId="6AB020EA" w:rsidR="00145CC3" w:rsidRPr="00145CC3" w:rsidRDefault="006A1E2E" w:rsidP="00145CC3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</w:rPr>
              <m:t>k`</m:t>
            </m:r>
          </m:sub>
        </m:sSub>
        <m:r>
          <w:rPr>
            <w:rFonts w:ascii="Cambria Math" w:hAnsi="Cambria Math"/>
            <w:sz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r>
              <w:rPr>
                <w:rFonts w:ascii="Cambria Math" w:hAnsi="Cambria Math"/>
                <w:sz w:val="32"/>
              </w:rPr>
              <m:t>nс</m:t>
            </m:r>
          </m:num>
          <m:den>
            <m:r>
              <w:rPr>
                <w:rFonts w:ascii="Cambria Math" w:hAnsi="Cambria Math"/>
                <w:sz w:val="32"/>
              </w:rPr>
              <m:t>c-1</m:t>
            </m:r>
          </m:den>
        </m:f>
        <m:r>
          <w:rPr>
            <w:rFonts w:ascii="Cambria Math" w:hAnsi="Cambria Math"/>
            <w:sz w:val="32"/>
          </w:rPr>
          <m:t xml:space="preserve">            </m:t>
        </m:r>
        <m:sSub>
          <m:sSubPr>
            <m:ctrlPr>
              <w:rPr>
                <w:rFonts w:ascii="Cambria Math" w:hAnsi="Cambria Math"/>
                <w:i/>
                <w:sz w:val="32"/>
              </w:rPr>
            </m:ctrlPr>
          </m:sSubPr>
          <m:e>
            <m:r>
              <w:rPr>
                <w:rFonts w:ascii="Cambria Math" w:hAnsi="Cambria Math"/>
                <w:sz w:val="32"/>
              </w:rPr>
              <m:t>n</m:t>
            </m:r>
          </m:e>
          <m:sub>
            <m:r>
              <w:rPr>
                <w:rFonts w:ascii="Cambria Math" w:hAnsi="Cambria Math"/>
                <w:sz w:val="32"/>
              </w:rPr>
              <m:t>k``</m:t>
            </m:r>
          </m:sub>
        </m:sSub>
        <m:r>
          <w:rPr>
            <w:rFonts w:ascii="Cambria Math" w:hAnsi="Cambria Math"/>
            <w:sz w:val="32"/>
          </w:rPr>
          <m:t>=</m:t>
        </m:r>
        <m:f>
          <m:fPr>
            <m:ctrlPr>
              <w:rPr>
                <w:rFonts w:ascii="Cambria Math" w:hAnsi="Cambria Math"/>
                <w:i/>
                <w:sz w:val="32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2"/>
                  </w:rPr>
                </m:ctrlPr>
              </m:sSubPr>
              <m:e>
                <m:r>
                  <w:rPr>
                    <w:rFonts w:ascii="Cambria Math" w:hAnsi="Cambria Math"/>
                    <w:sz w:val="32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32"/>
                  </w:rPr>
                  <m:t>k-1</m:t>
                </m:r>
              </m:sub>
            </m:sSub>
            <m:r>
              <w:rPr>
                <w:rFonts w:ascii="Cambria Math" w:hAnsi="Cambria Math"/>
                <w:sz w:val="32"/>
              </w:rPr>
              <m:t>с</m:t>
            </m:r>
          </m:num>
          <m:den>
            <m:r>
              <w:rPr>
                <w:rFonts w:ascii="Cambria Math" w:hAnsi="Cambria Math"/>
                <w:sz w:val="32"/>
              </w:rPr>
              <m:t>c-1</m:t>
            </m:r>
          </m:den>
        </m:f>
        <m:r>
          <w:rPr>
            <w:rFonts w:ascii="Cambria Math" w:hAnsi="Cambria Math"/>
            <w:sz w:val="32"/>
          </w:rPr>
          <m:t>+1</m:t>
        </m:r>
      </m:oMath>
      <w:r w:rsidR="00145CC3" w:rsidRPr="00145CC3">
        <w:rPr>
          <w:rFonts w:eastAsiaTheme="minorEastAsia"/>
          <w:sz w:val="32"/>
        </w:rPr>
        <w:t xml:space="preserve">  </w:t>
      </w:r>
    </w:p>
    <w:p w14:paraId="09D7F2DD" w14:textId="4E18551C" w:rsidR="005D1D69" w:rsidRDefault="00D33F04" w:rsidP="00777625">
      <w:pPr>
        <w:ind w:firstLine="0"/>
        <w:rPr>
          <w:rFonts w:eastAsiaTheme="minorEastAsia"/>
        </w:rPr>
      </w:pPr>
      <w:r>
        <w:rPr>
          <w:rFonts w:eastAsiaTheme="minorEastAsia"/>
          <w:noProof/>
          <w:lang w:eastAsia="ru-RU"/>
        </w:rPr>
        <w:lastRenderedPageBreak/>
        <w:drawing>
          <wp:inline distT="0" distB="0" distL="0" distR="0" wp14:anchorId="585882A4" wp14:editId="00FACFE7">
            <wp:extent cx="5934075" cy="41529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3C56" w14:textId="7015D9C5" w:rsidR="00D33F04" w:rsidRDefault="00D33F04" w:rsidP="00777625">
      <w:pPr>
        <w:ind w:firstLine="0"/>
        <w:jc w:val="center"/>
        <w:rPr>
          <w:rFonts w:eastAsiaTheme="minorEastAsia"/>
        </w:rPr>
      </w:pPr>
      <w:r>
        <w:rPr>
          <w:rFonts w:eastAsiaTheme="minorEastAsia"/>
        </w:rPr>
        <w:t>Рис.</w:t>
      </w:r>
      <w:r w:rsidR="00777625">
        <w:rPr>
          <w:rFonts w:eastAsiaTheme="minorEastAsia"/>
        </w:rPr>
        <w:t xml:space="preserve"> 15</w:t>
      </w:r>
      <w:r>
        <w:rPr>
          <w:rFonts w:eastAsiaTheme="minorEastAsia"/>
        </w:rPr>
        <w:t xml:space="preserve"> – составленное дерево последовательност</w:t>
      </w:r>
      <w:r w:rsidR="00B4452E">
        <w:rPr>
          <w:rFonts w:eastAsiaTheme="minorEastAsia"/>
        </w:rPr>
        <w:t>и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для</w:t>
      </w:r>
      <w:proofErr w:type="gramEnd"/>
      <w:r>
        <w:rPr>
          <w:rFonts w:eastAsiaTheme="minorEastAsia"/>
        </w:rPr>
        <w:t xml:space="preserve"> с = </w:t>
      </w:r>
      <w:r w:rsidR="00715A81" w:rsidRPr="00B4452E">
        <w:rPr>
          <w:rFonts w:eastAsiaTheme="minorEastAsia"/>
        </w:rPr>
        <w:t>3</w:t>
      </w:r>
      <w:r>
        <w:rPr>
          <w:rFonts w:eastAsiaTheme="minorEastAsia"/>
        </w:rPr>
        <w:t>.</w:t>
      </w:r>
    </w:p>
    <w:p w14:paraId="5B5E0B63" w14:textId="43B53675" w:rsidR="00D33F04" w:rsidRDefault="00D33F04" w:rsidP="006E3E3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Алгоритм составления </w:t>
      </w:r>
      <w:r w:rsidR="00265504">
        <w:rPr>
          <w:rFonts w:eastAsiaTheme="minorEastAsia"/>
        </w:rPr>
        <w:t xml:space="preserve">дерева </w:t>
      </w:r>
      <w:r>
        <w:rPr>
          <w:rFonts w:eastAsiaTheme="minorEastAsia"/>
        </w:rPr>
        <w:t xml:space="preserve">такой: </w:t>
      </w:r>
    </w:p>
    <w:p w14:paraId="41E7B2A0" w14:textId="77777777" w:rsidR="00D33F04" w:rsidRDefault="00D33F04" w:rsidP="00E85377">
      <w:pPr>
        <w:pStyle w:val="a3"/>
        <w:numPr>
          <w:ilvl w:val="0"/>
          <w:numId w:val="24"/>
        </w:numPr>
        <w:jc w:val="both"/>
        <w:rPr>
          <w:rFonts w:eastAsiaTheme="minorEastAsia"/>
        </w:rPr>
      </w:pPr>
      <w:r w:rsidRPr="00D33F04">
        <w:rPr>
          <w:rFonts w:eastAsiaTheme="minorEastAsia"/>
        </w:rPr>
        <w:t>Для добавляемого числа генерируем порождающую по</w:t>
      </w:r>
      <w:r>
        <w:rPr>
          <w:rFonts w:eastAsiaTheme="minorEastAsia"/>
        </w:rPr>
        <w:t xml:space="preserve">следовательность с основанием </w:t>
      </w:r>
      <w:proofErr w:type="gramStart"/>
      <w:r>
        <w:rPr>
          <w:rFonts w:eastAsiaTheme="minorEastAsia"/>
        </w:rPr>
        <w:t>с</w:t>
      </w:r>
      <w:proofErr w:type="gramEnd"/>
      <w:r>
        <w:rPr>
          <w:rFonts w:eastAsiaTheme="minorEastAsia"/>
        </w:rPr>
        <w:t>;</w:t>
      </w:r>
    </w:p>
    <w:p w14:paraId="70BC7FE9" w14:textId="3E16B273" w:rsidR="00D33F04" w:rsidRDefault="00B4452E" w:rsidP="00E85377">
      <w:pPr>
        <w:pStyle w:val="a3"/>
        <w:numPr>
          <w:ilvl w:val="0"/>
          <w:numId w:val="24"/>
        </w:numPr>
        <w:jc w:val="both"/>
        <w:rPr>
          <w:rFonts w:eastAsiaTheme="minorEastAsia"/>
        </w:rPr>
      </w:pPr>
      <w:r>
        <w:rPr>
          <w:rFonts w:eastAsiaTheme="minorEastAsia"/>
        </w:rPr>
        <w:t>Проходим по дереву с помощью последовательности, пока не кончится последовательность или существующие ноды.</w:t>
      </w:r>
    </w:p>
    <w:p w14:paraId="07C8CBC2" w14:textId="5FDD8FA4" w:rsidR="00B4452E" w:rsidRDefault="00B4452E" w:rsidP="00E85377">
      <w:pPr>
        <w:pStyle w:val="a3"/>
        <w:numPr>
          <w:ilvl w:val="0"/>
          <w:numId w:val="24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Если последовательность </w:t>
      </w:r>
      <w:proofErr w:type="gramStart"/>
      <w:r>
        <w:rPr>
          <w:rFonts w:eastAsiaTheme="minorEastAsia"/>
        </w:rPr>
        <w:t>кончилась</w:t>
      </w:r>
      <w:proofErr w:type="gramEnd"/>
      <w:r>
        <w:rPr>
          <w:rFonts w:eastAsiaTheme="minorEastAsia"/>
        </w:rPr>
        <w:t xml:space="preserve"> и мы пришли в существующую ноду – сверяем значения, если равны – увеличиваем счетчик внутри ноды. Если не </w:t>
      </w:r>
      <w:proofErr w:type="gramStart"/>
      <w:r>
        <w:rPr>
          <w:rFonts w:eastAsiaTheme="minorEastAsia"/>
        </w:rPr>
        <w:t>равны</w:t>
      </w:r>
      <w:proofErr w:type="gramEnd"/>
      <w:r>
        <w:rPr>
          <w:rFonts w:eastAsiaTheme="minorEastAsia"/>
        </w:rPr>
        <w:t>, значит эта нода точно больше по значению. Находим ветку, в которой будет находиться эта нода и добавляем ее как ребенка.</w:t>
      </w:r>
    </w:p>
    <w:p w14:paraId="6D21F896" w14:textId="77C9D4BF" w:rsidR="00EC7731" w:rsidRDefault="00B4452E" w:rsidP="00E85377">
      <w:pPr>
        <w:pStyle w:val="a3"/>
        <w:numPr>
          <w:ilvl w:val="0"/>
          <w:numId w:val="24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Если ноды кончились, а последовательность нет, то к </w:t>
      </w:r>
      <w:proofErr w:type="gramStart"/>
      <w:r>
        <w:rPr>
          <w:rFonts w:eastAsiaTheme="minorEastAsia"/>
        </w:rPr>
        <w:t>последней</w:t>
      </w:r>
      <w:proofErr w:type="gramEnd"/>
      <w:r>
        <w:rPr>
          <w:rFonts w:eastAsiaTheme="minorEastAsia"/>
        </w:rPr>
        <w:t xml:space="preserve"> посещенной ноде добавляем ребенка в нужную ветку.</w:t>
      </w:r>
    </w:p>
    <w:p w14:paraId="20C1A73B" w14:textId="759FBF85" w:rsidR="001A0996" w:rsidRDefault="001A0996" w:rsidP="001A0996">
      <w:pPr>
        <w:pStyle w:val="2"/>
        <w:jc w:val="center"/>
      </w:pPr>
      <w:bookmarkStart w:id="113" w:name="_Toc74787708"/>
      <w:r>
        <w:lastRenderedPageBreak/>
        <w:t>Вывод</w:t>
      </w:r>
      <w:r w:rsidR="00EB3291">
        <w:t>ы</w:t>
      </w:r>
      <w:r>
        <w:t xml:space="preserve"> по </w:t>
      </w:r>
      <w:r w:rsidR="00620A40">
        <w:t>разделу</w:t>
      </w:r>
      <w:bookmarkEnd w:id="113"/>
    </w:p>
    <w:p w14:paraId="0D521378" w14:textId="69457928" w:rsidR="001A0996" w:rsidRPr="00174655" w:rsidRDefault="006E3E3B" w:rsidP="006E3E3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Элементы порождающих последовательностей можно использовать как опорные для сортировок, похожих по структуре на </w:t>
      </w:r>
      <w:r>
        <w:rPr>
          <w:rFonts w:eastAsiaTheme="minorEastAsia"/>
          <w:lang w:val="en-US"/>
        </w:rPr>
        <w:t>Quicksort</w:t>
      </w:r>
      <w:r w:rsidRPr="006E3E3B">
        <w:rPr>
          <w:rFonts w:eastAsiaTheme="minorEastAsia"/>
        </w:rPr>
        <w:t>.</w:t>
      </w:r>
      <w:r>
        <w:rPr>
          <w:rFonts w:eastAsiaTheme="minorEastAsia"/>
        </w:rPr>
        <w:t xml:space="preserve"> На равномерных последовательностях такое разбиение может быть удачнее, чем в </w:t>
      </w:r>
      <w:r>
        <w:rPr>
          <w:rFonts w:eastAsiaTheme="minorEastAsia"/>
          <w:lang w:val="en-US"/>
        </w:rPr>
        <w:t>Quicksort</w:t>
      </w:r>
      <w:r w:rsidRPr="006E3E3B">
        <w:rPr>
          <w:rFonts w:eastAsiaTheme="minorEastAsia"/>
        </w:rPr>
        <w:t xml:space="preserve">. </w:t>
      </w:r>
      <w:proofErr w:type="gramStart"/>
      <w:r>
        <w:rPr>
          <w:rFonts w:eastAsiaTheme="minorEastAsia"/>
        </w:rPr>
        <w:t>Представленный алгоритм в некотором роде сочетает поразрядную сортировку с быстрой, сохраняя плюсы обеих</w:t>
      </w:r>
      <w:r w:rsidR="007C708F">
        <w:rPr>
          <w:rFonts w:eastAsiaTheme="minorEastAsia"/>
        </w:rPr>
        <w:t>:</w:t>
      </w:r>
      <w:proofErr w:type="gramEnd"/>
    </w:p>
    <w:p w14:paraId="2AD49003" w14:textId="357AEA90" w:rsidR="007C708F" w:rsidRDefault="007C708F" w:rsidP="00E85377">
      <w:pPr>
        <w:pStyle w:val="a3"/>
        <w:numPr>
          <w:ilvl w:val="0"/>
          <w:numId w:val="25"/>
        </w:numPr>
        <w:jc w:val="both"/>
        <w:rPr>
          <w:rFonts w:eastAsiaTheme="minorEastAsia"/>
        </w:rPr>
      </w:pPr>
      <w:r>
        <w:rPr>
          <w:rFonts w:eastAsiaTheme="minorEastAsia"/>
        </w:rPr>
        <w:t>Линейная сложность;</w:t>
      </w:r>
    </w:p>
    <w:p w14:paraId="3C8E2DAC" w14:textId="448FF2EC" w:rsidR="007C708F" w:rsidRDefault="007C708F" w:rsidP="00E85377">
      <w:pPr>
        <w:pStyle w:val="a3"/>
        <w:numPr>
          <w:ilvl w:val="0"/>
          <w:numId w:val="25"/>
        </w:numPr>
        <w:jc w:val="both"/>
        <w:rPr>
          <w:rFonts w:eastAsiaTheme="minorEastAsia"/>
        </w:rPr>
      </w:pPr>
      <w:r>
        <w:rPr>
          <w:rFonts w:eastAsiaTheme="minorEastAsia"/>
        </w:rPr>
        <w:t>Возможность параллельного исполнения.</w:t>
      </w:r>
    </w:p>
    <w:p w14:paraId="0C0EE6C7" w14:textId="246FB44D" w:rsidR="00A51335" w:rsidRDefault="00E617CF" w:rsidP="00E617CF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Использование порождающих последовательностей в </w:t>
      </w:r>
      <w:r w:rsidR="00F0072B">
        <w:rPr>
          <w:rFonts w:eastAsiaTheme="minorEastAsia"/>
        </w:rPr>
        <w:t xml:space="preserve">задаче </w:t>
      </w:r>
      <w:r>
        <w:rPr>
          <w:rFonts w:eastAsiaTheme="minorEastAsia"/>
        </w:rPr>
        <w:t xml:space="preserve">выбора </w:t>
      </w:r>
      <w:r w:rsidR="00F0072B">
        <w:rPr>
          <w:rFonts w:eastAsiaTheme="minorEastAsia"/>
        </w:rPr>
        <w:t>– это еще один возможный алгоритм для практического использования с низк</w:t>
      </w:r>
      <w:r w:rsidR="008766C7">
        <w:rPr>
          <w:rFonts w:eastAsiaTheme="minorEastAsia"/>
        </w:rPr>
        <w:t>им</w:t>
      </w:r>
      <w:r w:rsidR="00F0072B">
        <w:rPr>
          <w:rFonts w:eastAsiaTheme="minorEastAsia"/>
        </w:rPr>
        <w:t xml:space="preserve"> скрыт</w:t>
      </w:r>
      <w:r w:rsidR="008766C7">
        <w:rPr>
          <w:rFonts w:eastAsiaTheme="minorEastAsia"/>
        </w:rPr>
        <w:t>ым</w:t>
      </w:r>
      <w:r w:rsidR="00F0072B">
        <w:rPr>
          <w:rFonts w:eastAsiaTheme="minorEastAsia"/>
        </w:rPr>
        <w:t xml:space="preserve"> </w:t>
      </w:r>
      <w:r w:rsidR="008766C7">
        <w:rPr>
          <w:rFonts w:eastAsiaTheme="minorEastAsia"/>
        </w:rPr>
        <w:t>коэффициентом</w:t>
      </w:r>
      <w:r w:rsidR="00F0072B">
        <w:rPr>
          <w:rFonts w:eastAsiaTheme="minorEastAsia"/>
        </w:rPr>
        <w:t>. Кроме того, эт</w:t>
      </w:r>
      <w:r w:rsidR="008766C7">
        <w:rPr>
          <w:rFonts w:eastAsiaTheme="minorEastAsia"/>
        </w:rPr>
        <w:t>от</w:t>
      </w:r>
      <w:r w:rsidR="00F0072B">
        <w:rPr>
          <w:rFonts w:eastAsiaTheme="minorEastAsia"/>
        </w:rPr>
        <w:t xml:space="preserve"> </w:t>
      </w:r>
      <w:r w:rsidR="008766C7">
        <w:rPr>
          <w:rFonts w:eastAsiaTheme="minorEastAsia"/>
        </w:rPr>
        <w:t>коэффициент</w:t>
      </w:r>
      <w:r w:rsidR="00F0072B">
        <w:rPr>
          <w:rFonts w:eastAsiaTheme="minorEastAsia"/>
        </w:rPr>
        <w:t xml:space="preserve"> не сильно меняется, а </w:t>
      </w:r>
      <w:proofErr w:type="gramStart"/>
      <w:r w:rsidR="00F0072B">
        <w:rPr>
          <w:rFonts w:eastAsiaTheme="minorEastAsia"/>
        </w:rPr>
        <w:t>значит для алгоритма не так важны</w:t>
      </w:r>
      <w:proofErr w:type="gramEnd"/>
      <w:r w:rsidR="00F0072B">
        <w:rPr>
          <w:rFonts w:eastAsiaTheme="minorEastAsia"/>
        </w:rPr>
        <w:t xml:space="preserve"> худшие\лучшие случаи. </w:t>
      </w:r>
    </w:p>
    <w:p w14:paraId="1685FB53" w14:textId="682AD367" w:rsidR="00177F87" w:rsidRDefault="00F0072B" w:rsidP="00AD2BD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A51335">
        <w:rPr>
          <w:rFonts w:eastAsiaTheme="minorEastAsia"/>
        </w:rPr>
        <w:t xml:space="preserve">Также порождающие последовательности могут быть использованы для получения древовидных структур, которые на компактных </w:t>
      </w:r>
      <w:proofErr w:type="gramStart"/>
      <w:r w:rsidR="00A51335">
        <w:rPr>
          <w:rFonts w:eastAsiaTheme="minorEastAsia"/>
        </w:rPr>
        <w:t>последовательностях</w:t>
      </w:r>
      <w:proofErr w:type="gramEnd"/>
      <w:r w:rsidR="00A51335">
        <w:rPr>
          <w:rFonts w:eastAsiaTheme="minorEastAsia"/>
        </w:rPr>
        <w:t xml:space="preserve"> </w:t>
      </w:r>
      <w:r w:rsidR="0012624E">
        <w:rPr>
          <w:rFonts w:eastAsiaTheme="minorEastAsia"/>
        </w:rPr>
        <w:t>возможно с</w:t>
      </w:r>
      <w:r w:rsidR="00A51335">
        <w:rPr>
          <w:rFonts w:eastAsiaTheme="minorEastAsia"/>
        </w:rPr>
        <w:t xml:space="preserve">могут составить конкуренцию другим структурам поиска, таким как </w:t>
      </w:r>
      <w:r w:rsidR="00A51335">
        <w:rPr>
          <w:rFonts w:eastAsiaTheme="minorEastAsia"/>
          <w:lang w:val="en-US"/>
        </w:rPr>
        <w:t>B</w:t>
      </w:r>
      <w:r w:rsidR="00A51335" w:rsidRPr="00DC1F1C">
        <w:rPr>
          <w:rFonts w:eastAsiaTheme="minorEastAsia"/>
        </w:rPr>
        <w:t>-</w:t>
      </w:r>
      <w:r w:rsidR="00A51335">
        <w:rPr>
          <w:rFonts w:eastAsiaTheme="minorEastAsia"/>
          <w:lang w:val="en-US"/>
        </w:rPr>
        <w:t>tree</w:t>
      </w:r>
      <w:r w:rsidR="00A51335" w:rsidRPr="00DC1F1C">
        <w:rPr>
          <w:rFonts w:eastAsiaTheme="minorEastAsia"/>
        </w:rPr>
        <w:t xml:space="preserve">, </w:t>
      </w:r>
      <w:r w:rsidR="00A51335">
        <w:rPr>
          <w:rFonts w:eastAsiaTheme="minorEastAsia"/>
          <w:lang w:val="en-US"/>
        </w:rPr>
        <w:t>RB</w:t>
      </w:r>
      <w:r w:rsidR="00A51335" w:rsidRPr="00DC1F1C">
        <w:rPr>
          <w:rFonts w:eastAsiaTheme="minorEastAsia"/>
        </w:rPr>
        <w:t>-</w:t>
      </w:r>
      <w:r w:rsidR="00A51335">
        <w:rPr>
          <w:rFonts w:eastAsiaTheme="minorEastAsia"/>
          <w:lang w:val="en-US"/>
        </w:rPr>
        <w:t>tree</w:t>
      </w:r>
      <w:r w:rsidR="00A51335" w:rsidRPr="00DC1F1C">
        <w:rPr>
          <w:rFonts w:eastAsiaTheme="minorEastAsia"/>
        </w:rPr>
        <w:t xml:space="preserve">, </w:t>
      </w:r>
      <w:r w:rsidR="00A51335">
        <w:rPr>
          <w:rFonts w:eastAsiaTheme="minorEastAsia"/>
          <w:lang w:val="en-US"/>
        </w:rPr>
        <w:t>binary</w:t>
      </w:r>
      <w:r w:rsidR="00A51335" w:rsidRPr="00DC1F1C">
        <w:rPr>
          <w:rFonts w:eastAsiaTheme="minorEastAsia"/>
        </w:rPr>
        <w:t xml:space="preserve"> </w:t>
      </w:r>
      <w:r w:rsidR="00A51335">
        <w:rPr>
          <w:rFonts w:eastAsiaTheme="minorEastAsia"/>
          <w:lang w:val="en-US"/>
        </w:rPr>
        <w:t>search</w:t>
      </w:r>
      <w:r w:rsidR="00A51335" w:rsidRPr="00DC1F1C">
        <w:rPr>
          <w:rFonts w:eastAsiaTheme="minorEastAsia"/>
        </w:rPr>
        <w:t xml:space="preserve"> </w:t>
      </w:r>
      <w:r w:rsidR="00A51335">
        <w:rPr>
          <w:rFonts w:eastAsiaTheme="minorEastAsia"/>
          <w:lang w:val="en-US"/>
        </w:rPr>
        <w:t>tree</w:t>
      </w:r>
      <w:r w:rsidR="00A51335" w:rsidRPr="00DC1F1C">
        <w:rPr>
          <w:rFonts w:eastAsiaTheme="minorEastAsia"/>
        </w:rPr>
        <w:t>.</w:t>
      </w:r>
    </w:p>
    <w:p w14:paraId="4191FB48" w14:textId="77777777" w:rsidR="0041222F" w:rsidRDefault="0041222F">
      <w:pPr>
        <w:spacing w:line="259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</w:rPr>
      </w:pPr>
      <w:r>
        <w:br w:type="page"/>
      </w:r>
    </w:p>
    <w:p w14:paraId="368EDDF5" w14:textId="7563DF3D" w:rsidR="005D1D69" w:rsidRDefault="005D1D69" w:rsidP="00177F87">
      <w:pPr>
        <w:pStyle w:val="1"/>
        <w:ind w:firstLine="0"/>
      </w:pPr>
      <w:bookmarkStart w:id="114" w:name="_Toc74787709"/>
      <w:r>
        <w:lastRenderedPageBreak/>
        <w:t xml:space="preserve">Раздел </w:t>
      </w:r>
      <w:r w:rsidRPr="00D113F5">
        <w:t>3</w:t>
      </w:r>
      <w:r>
        <w:t>. Сравнение алгоритмов</w:t>
      </w:r>
      <w:bookmarkEnd w:id="114"/>
    </w:p>
    <w:p w14:paraId="606746A7" w14:textId="3DBA439E" w:rsidR="00EA0E41" w:rsidRDefault="00EA0E41" w:rsidP="00E85377">
      <w:pPr>
        <w:pStyle w:val="2"/>
        <w:numPr>
          <w:ilvl w:val="1"/>
          <w:numId w:val="15"/>
        </w:numPr>
        <w:ind w:left="0" w:firstLine="0"/>
        <w:jc w:val="center"/>
      </w:pPr>
      <w:bookmarkStart w:id="115" w:name="_Toc74787710"/>
      <w:r>
        <w:t>Инструменты разработки</w:t>
      </w:r>
      <w:bookmarkEnd w:id="115"/>
    </w:p>
    <w:p w14:paraId="0166EC64" w14:textId="4E441950" w:rsidR="00456A87" w:rsidRPr="00174655" w:rsidRDefault="00500A3D" w:rsidP="00A646F0">
      <w:pPr>
        <w:pStyle w:val="af2"/>
        <w:spacing w:after="0"/>
      </w:pPr>
      <w:r>
        <w:t>В качестве основного языка программирования был выбран</w:t>
      </w:r>
      <w:proofErr w:type="gramStart"/>
      <w:r>
        <w:t xml:space="preserve"> С</w:t>
      </w:r>
      <w:proofErr w:type="gramEnd"/>
      <w:r>
        <w:t xml:space="preserve">++. </w:t>
      </w:r>
      <w:r w:rsidR="008444C8">
        <w:t xml:space="preserve">Язык программирования </w:t>
      </w:r>
      <w:r w:rsidR="008444C8">
        <w:rPr>
          <w:lang w:val="en-US"/>
        </w:rPr>
        <w:t>C</w:t>
      </w:r>
      <w:r w:rsidR="008444C8" w:rsidRPr="00BD430D">
        <w:t xml:space="preserve">++ </w:t>
      </w:r>
      <w:r w:rsidR="008444C8">
        <w:t xml:space="preserve">— это </w:t>
      </w:r>
      <w:r w:rsidR="008444C8" w:rsidRPr="00BD430D">
        <w:t>высокоуровневый компилируемый язык программирования общего назначения со статической типизацией</w:t>
      </w:r>
      <w:r w:rsidR="00E15899" w:rsidRPr="00E15899">
        <w:t>[14]</w:t>
      </w:r>
      <w:r w:rsidR="00B866AC">
        <w:t>.</w:t>
      </w:r>
      <w:r w:rsidR="008444C8">
        <w:t xml:space="preserve"> </w:t>
      </w:r>
      <w:r w:rsidR="00456A87">
        <w:t xml:space="preserve"> Важными преимуществами</w:t>
      </w:r>
      <w:proofErr w:type="gramStart"/>
      <w:r w:rsidR="00456A87">
        <w:t xml:space="preserve"> С</w:t>
      </w:r>
      <w:proofErr w:type="gramEnd"/>
      <w:r w:rsidR="00456A87">
        <w:t xml:space="preserve">++ для задач исследования являются гибкость работы с памятью и быстродействие. </w:t>
      </w:r>
    </w:p>
    <w:p w14:paraId="31B527A7" w14:textId="0382CCBA" w:rsidR="00456A87" w:rsidRDefault="00456A87" w:rsidP="00E15899">
      <w:pPr>
        <w:jc w:val="both"/>
      </w:pPr>
      <w:r>
        <w:t xml:space="preserve">Для прототипирования и начальных исследований использовался язык </w:t>
      </w:r>
      <w:r>
        <w:rPr>
          <w:lang w:val="en-US"/>
        </w:rPr>
        <w:t>Python</w:t>
      </w:r>
      <w:r w:rsidRPr="00456A87">
        <w:t xml:space="preserve">. </w:t>
      </w:r>
      <w:r>
        <w:rPr>
          <w:lang w:val="en-US"/>
        </w:rPr>
        <w:t>Python</w:t>
      </w:r>
      <w:r w:rsidRPr="00456A87">
        <w:t xml:space="preserve"> – </w:t>
      </w:r>
      <w:r>
        <w:t>это интерпретируемый язык с динамической типизацией. Он не может похвастать</w:t>
      </w:r>
      <w:r w:rsidR="00E15899">
        <w:t>ся</w:t>
      </w:r>
      <w:r>
        <w:t xml:space="preserve"> скоростью</w:t>
      </w:r>
      <w:proofErr w:type="gramStart"/>
      <w:r>
        <w:t xml:space="preserve"> С</w:t>
      </w:r>
      <w:proofErr w:type="gramEnd"/>
      <w:r>
        <w:t>++, однако у него есть другой значительный бонус – скорость разработки. У языка очень простой и понятный синтаксис, что позволяет в краткие сроки создавать и отлаживать алгоритм</w:t>
      </w:r>
      <w:r w:rsidR="00E15899">
        <w:t>ы и простые скрипты</w:t>
      </w:r>
      <w:r w:rsidR="00F40F54" w:rsidRPr="00F40F54">
        <w:t>[15]</w:t>
      </w:r>
      <w:r w:rsidR="00E15899">
        <w:t>.</w:t>
      </w:r>
    </w:p>
    <w:p w14:paraId="4BF4B351" w14:textId="49F61A23" w:rsidR="00F61F30" w:rsidRPr="00F61F30" w:rsidRDefault="00F61F30" w:rsidP="00E15899">
      <w:pPr>
        <w:jc w:val="both"/>
      </w:pPr>
      <w:r>
        <w:t xml:space="preserve">Для построения диаграмм и обработки данных использовался продукт </w:t>
      </w:r>
      <w:r>
        <w:rPr>
          <w:lang w:val="en-US"/>
        </w:rPr>
        <w:t>Microsoft</w:t>
      </w:r>
      <w:r w:rsidRPr="00F61F30">
        <w:t xml:space="preserve"> </w:t>
      </w:r>
      <w:r>
        <w:rPr>
          <w:lang w:val="en-US"/>
        </w:rPr>
        <w:t>Excel</w:t>
      </w:r>
      <w:r>
        <w:t>.</w:t>
      </w:r>
    </w:p>
    <w:p w14:paraId="0A5DA3A5" w14:textId="2DC0EC07" w:rsidR="004364AE" w:rsidRDefault="00D113F5" w:rsidP="00E85377">
      <w:pPr>
        <w:pStyle w:val="2"/>
        <w:numPr>
          <w:ilvl w:val="1"/>
          <w:numId w:val="15"/>
        </w:numPr>
        <w:ind w:left="0" w:firstLine="0"/>
        <w:jc w:val="center"/>
      </w:pPr>
      <w:bookmarkStart w:id="116" w:name="_Toc74787711"/>
      <w:bookmarkStart w:id="117" w:name="_Hlk74788784"/>
      <w:r>
        <w:t>Алгоритмы генерации последовательностей</w:t>
      </w:r>
      <w:bookmarkEnd w:id="116"/>
    </w:p>
    <w:bookmarkEnd w:id="117"/>
    <w:p w14:paraId="3C8C09C5" w14:textId="5D2B8409" w:rsidR="00D113F5" w:rsidRDefault="00D113F5" w:rsidP="00D113F5">
      <w:pPr>
        <w:rPr>
          <w:b/>
          <w:bCs/>
        </w:rPr>
      </w:pPr>
      <w:r>
        <w:rPr>
          <w:b/>
          <w:bCs/>
        </w:rPr>
        <w:t>Вспомогательные функции</w:t>
      </w:r>
    </w:p>
    <w:p w14:paraId="5C4E5367" w14:textId="110674EF" w:rsidR="00192605" w:rsidRPr="00192605" w:rsidRDefault="00192605" w:rsidP="00D113F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19260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std</w:t>
      </w:r>
      <w:r w:rsidRPr="004563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::</w:t>
      </w:r>
      <w:bookmarkStart w:id="118" w:name="_Hlk74067246"/>
      <w:r w:rsidRPr="0019260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mt</w:t>
      </w:r>
      <w:r w:rsidRPr="004563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19937</w:t>
      </w:r>
      <w:bookmarkEnd w:id="118"/>
      <w:proofErr w:type="gramEnd"/>
      <w:r w:rsidRPr="004563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19260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rng</w:t>
      </w:r>
      <w:r w:rsidRPr="004563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r w:rsidRPr="0019260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std</w:t>
      </w:r>
      <w:r w:rsidRPr="004563CC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::</w:t>
      </w:r>
      <w:r w:rsidRPr="0019260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time(</w:t>
      </w:r>
      <w:r w:rsidRPr="00192605">
        <w:rPr>
          <w:rFonts w:ascii="Courier New" w:eastAsia="Times New Roman" w:hAnsi="Courier New" w:cs="Courier New"/>
          <w:i/>
          <w:iCs/>
          <w:color w:val="000000"/>
          <w:sz w:val="21"/>
          <w:szCs w:val="21"/>
          <w:lang w:val="en-US" w:eastAsia="ru-RU"/>
        </w:rPr>
        <w:t>nullptr</w:t>
      </w:r>
      <w:r w:rsidRPr="0019260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));</w:t>
      </w:r>
    </w:p>
    <w:p w14:paraId="08FFADAA" w14:textId="1A62D33C" w:rsidR="00D113F5" w:rsidRPr="00D113F5" w:rsidRDefault="00D113F5" w:rsidP="00D113F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proofErr w:type="gramStart"/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</w:t>
      </w:r>
      <w:proofErr w:type="gramEnd"/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</w:t>
      </w:r>
      <w:r w:rsidRPr="00D113F5">
        <w:rPr>
          <w:rFonts w:ascii="Courier New" w:eastAsia="Times New Roman" w:hAnsi="Courier New" w:cs="Courier New"/>
          <w:b/>
          <w:bCs/>
          <w:color w:val="000000"/>
          <w:sz w:val="21"/>
          <w:szCs w:val="21"/>
          <w:lang w:val="en-US" w:eastAsia="ru-RU"/>
        </w:rPr>
        <w:t>getRandom</w:t>
      </w:r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(int min, int max){</w:t>
      </w:r>
    </w:p>
    <w:p w14:paraId="53B5FBF8" w14:textId="77777777" w:rsidR="00D113F5" w:rsidRPr="00D113F5" w:rsidRDefault="00D113F5" w:rsidP="00D113F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std::uniform_int_distribution&lt;int&gt; </w:t>
      </w:r>
      <w:proofErr w:type="gramStart"/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uni(</w:t>
      </w:r>
      <w:proofErr w:type="gramEnd"/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min,max);</w:t>
      </w:r>
    </w:p>
    <w:p w14:paraId="07902F31" w14:textId="77777777" w:rsidR="00D113F5" w:rsidRPr="00D113F5" w:rsidRDefault="00D113F5" w:rsidP="00D113F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r w:rsidRPr="00D113F5">
        <w:rPr>
          <w:rFonts w:ascii="Courier New" w:eastAsia="Times New Roman" w:hAnsi="Courier New" w:cs="Courier New"/>
          <w:i/>
          <w:iCs/>
          <w:color w:val="000000"/>
          <w:sz w:val="21"/>
          <w:szCs w:val="21"/>
          <w:lang w:eastAsia="ru-RU"/>
        </w:rPr>
        <w:t>return</w:t>
      </w:r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uni(rng);</w:t>
      </w:r>
    </w:p>
    <w:p w14:paraId="6A4071B3" w14:textId="574DC7F2" w:rsidR="004364AE" w:rsidRPr="00750E4B" w:rsidRDefault="00D113F5" w:rsidP="00D113F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0"/>
      </w:pPr>
      <w:r w:rsidRPr="00D113F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</w:p>
    <w:p w14:paraId="7ACF374B" w14:textId="6D247A6F" w:rsidR="002F42A9" w:rsidRPr="00192605" w:rsidRDefault="00D113F5" w:rsidP="00515B83">
      <w:pPr>
        <w:jc w:val="both"/>
      </w:pPr>
      <w:r>
        <w:t>Данная функция</w:t>
      </w:r>
      <w:r w:rsidR="002F42A9">
        <w:t xml:space="preserve"> возвращает случайное число в диапазоне </w:t>
      </w:r>
      <w:r w:rsidR="002F42A9">
        <w:rPr>
          <w:lang w:val="en-US"/>
        </w:rPr>
        <w:t>min</w:t>
      </w:r>
      <w:r w:rsidR="002F42A9" w:rsidRPr="002F42A9">
        <w:t xml:space="preserve"> </w:t>
      </w:r>
      <w:r w:rsidR="002F42A9">
        <w:rPr>
          <w:lang w:val="en-US"/>
        </w:rPr>
        <w:t>max</w:t>
      </w:r>
      <w:r w:rsidR="00192605">
        <w:t>, для генерации используется</w:t>
      </w:r>
      <w:r w:rsidR="00E42BB4">
        <w:t xml:space="preserve"> встроенная в язык</w:t>
      </w:r>
      <w:proofErr w:type="gramStart"/>
      <w:r w:rsidR="00E42BB4">
        <w:t xml:space="preserve"> С</w:t>
      </w:r>
      <w:proofErr w:type="gramEnd"/>
      <w:r w:rsidR="00E42BB4">
        <w:t>++ реализация</w:t>
      </w:r>
      <w:r w:rsidR="00192605">
        <w:t xml:space="preserve"> ГПСЧ </w:t>
      </w:r>
      <w:r w:rsidR="00192605" w:rsidRPr="00192605">
        <w:rPr>
          <w:lang w:val="en-US"/>
        </w:rPr>
        <w:t>mt</w:t>
      </w:r>
      <w:r w:rsidR="00192605" w:rsidRPr="00192605">
        <w:t>19937</w:t>
      </w:r>
      <w:r w:rsidR="00E42BB4" w:rsidRPr="00E42BB4">
        <w:t>(</w:t>
      </w:r>
      <w:r w:rsidR="00E42BB4">
        <w:t>Вихрь Мерсенна)</w:t>
      </w:r>
      <w:r w:rsidR="00192605" w:rsidRPr="00192605">
        <w:t>[6].</w:t>
      </w:r>
    </w:p>
    <w:p w14:paraId="74C07DFB" w14:textId="77777777" w:rsidR="002F42A9" w:rsidRPr="002F42A9" w:rsidRDefault="002F42A9" w:rsidP="002F42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4655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 xml:space="preserve"> </w:t>
      </w:r>
      <w:proofErr w:type="gramStart"/>
      <w:r w:rsidRPr="002F42A9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2F42A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F42A9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shuffle</w:t>
      </w:r>
      <w:r w:rsidRPr="002F42A9">
        <w:rPr>
          <w:rFonts w:ascii="Courier New" w:hAnsi="Courier New" w:cs="Courier New"/>
          <w:color w:val="000000"/>
          <w:sz w:val="21"/>
          <w:szCs w:val="21"/>
          <w:lang w:val="en-US"/>
        </w:rPr>
        <w:t>(int * a, int len){</w:t>
      </w:r>
    </w:p>
    <w:p w14:paraId="17ADF0A9" w14:textId="77777777" w:rsidR="002F42A9" w:rsidRPr="002F42A9" w:rsidRDefault="002F42A9" w:rsidP="002F42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2F42A9">
        <w:rPr>
          <w:rFonts w:ascii="Courier New" w:eastAsia="Times New Roman" w:hAnsi="Courier New" w:cs="Courier New"/>
          <w:i/>
          <w:iCs/>
          <w:color w:val="000000"/>
          <w:sz w:val="21"/>
          <w:szCs w:val="21"/>
          <w:lang w:val="en-US" w:eastAsia="ru-RU"/>
        </w:rPr>
        <w:t>for</w:t>
      </w:r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(</w:t>
      </w:r>
      <w:proofErr w:type="gramEnd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int i = 0; i &lt; len; ++i){        </w:t>
      </w:r>
    </w:p>
    <w:p w14:paraId="06F63B38" w14:textId="77777777" w:rsidR="002F42A9" w:rsidRPr="002F42A9" w:rsidRDefault="002F42A9" w:rsidP="002F42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</w:t>
      </w:r>
      <w:proofErr w:type="gramEnd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j = getRandom(0, len-1);</w:t>
      </w:r>
    </w:p>
    <w:p w14:paraId="2F4A932F" w14:textId="77777777" w:rsidR="002F42A9" w:rsidRPr="002F42A9" w:rsidRDefault="002F42A9" w:rsidP="002F42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lastRenderedPageBreak/>
        <w:t xml:space="preserve">        </w:t>
      </w:r>
      <w:proofErr w:type="gramStart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int</w:t>
      </w:r>
      <w:proofErr w:type="gramEnd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temp = a[i];</w:t>
      </w:r>
    </w:p>
    <w:p w14:paraId="5AFD429F" w14:textId="77777777" w:rsidR="002F42A9" w:rsidRPr="002F42A9" w:rsidRDefault="002F42A9" w:rsidP="002F42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a[</w:t>
      </w:r>
      <w:proofErr w:type="gramEnd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i] = a[j];</w:t>
      </w:r>
    </w:p>
    <w:p w14:paraId="40F1B1B7" w14:textId="77777777" w:rsidR="002F42A9" w:rsidRPr="002F42A9" w:rsidRDefault="002F42A9" w:rsidP="002F42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</w:pPr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    </w:t>
      </w:r>
      <w:proofErr w:type="gramStart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a[</w:t>
      </w:r>
      <w:proofErr w:type="gramEnd"/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>j] = temp;</w:t>
      </w:r>
    </w:p>
    <w:p w14:paraId="0318FEA5" w14:textId="026156A2" w:rsidR="002F42A9" w:rsidRPr="002F42A9" w:rsidRDefault="002F42A9" w:rsidP="002F42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val="en-US" w:eastAsia="ru-RU"/>
        </w:rPr>
        <w:t xml:space="preserve">    </w:t>
      </w:r>
      <w:r w:rsidRPr="002F42A9"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  <w:t>}</w:t>
      </w:r>
    </w:p>
    <w:p w14:paraId="0558E095" w14:textId="1582ED0A" w:rsidR="00192605" w:rsidRDefault="002F42A9" w:rsidP="00515B83">
      <w:pPr>
        <w:jc w:val="both"/>
      </w:pPr>
      <w:r>
        <w:t>Функция перемешивания чисел в последовательности. Используется алгоритм Фишера-Йетса</w:t>
      </w:r>
      <w:r w:rsidRPr="002F42A9">
        <w:t xml:space="preserve"> </w:t>
      </w:r>
      <w:r>
        <w:t xml:space="preserve">в модификации </w:t>
      </w:r>
      <w:r w:rsidRPr="002F42A9">
        <w:t>Ричард</w:t>
      </w:r>
      <w:r>
        <w:t>а</w:t>
      </w:r>
      <w:r w:rsidRPr="002F42A9">
        <w:t xml:space="preserve"> Дурштенфельд</w:t>
      </w:r>
      <w:r>
        <w:t>а</w:t>
      </w:r>
      <w:r w:rsidRPr="002F42A9">
        <w:t>[5]</w:t>
      </w:r>
      <w:r w:rsidR="00192605">
        <w:t>.</w:t>
      </w:r>
    </w:p>
    <w:p w14:paraId="5ACC4DFB" w14:textId="69752FA6" w:rsidR="00C228A9" w:rsidRPr="00C228A9" w:rsidRDefault="00C228A9" w:rsidP="00C228A9">
      <w:pPr>
        <w:rPr>
          <w:b/>
          <w:bCs/>
        </w:rPr>
      </w:pPr>
      <w:r w:rsidRPr="00C228A9">
        <w:rPr>
          <w:b/>
          <w:bCs/>
        </w:rPr>
        <w:t>Абсолютно плотная последовательность</w:t>
      </w:r>
    </w:p>
    <w:p w14:paraId="1E78A5F2" w14:textId="77777777" w:rsidR="00C228A9" w:rsidRPr="00A460A2" w:rsidRDefault="00C228A9" w:rsidP="00C228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28A9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absDensSequence</w:t>
      </w:r>
      <w:r w:rsidRPr="00A460A2">
        <w:rPr>
          <w:rFonts w:ascii="Courier New" w:hAnsi="Courier New" w:cs="Courier New"/>
          <w:color w:val="000000"/>
          <w:sz w:val="21"/>
          <w:szCs w:val="21"/>
        </w:rPr>
        <w:t>(</w:t>
      </w: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arr</w:t>
      </w:r>
      <w:r w:rsidRPr="00A460A2">
        <w:rPr>
          <w:rFonts w:ascii="Courier New" w:hAnsi="Courier New" w:cs="Courier New"/>
          <w:color w:val="000000"/>
          <w:sz w:val="21"/>
          <w:szCs w:val="21"/>
        </w:rPr>
        <w:t>,</w:t>
      </w: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len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){ </w:t>
      </w:r>
    </w:p>
    <w:p w14:paraId="045A72E0" w14:textId="233AB684" w:rsidR="00C228A9" w:rsidRPr="00C228A9" w:rsidRDefault="00C228A9" w:rsidP="00C228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C228A9">
        <w:rPr>
          <w:rFonts w:ascii="Courier New" w:hAnsi="Courier New" w:cs="Courier New"/>
          <w:i/>
          <w:iCs/>
          <w:color w:val="000000"/>
          <w:sz w:val="21"/>
          <w:szCs w:val="21"/>
        </w:rPr>
        <w:t>//абсолютно</w:t>
      </w:r>
      <w:r w:rsidRPr="00C228A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28A9">
        <w:rPr>
          <w:rFonts w:ascii="Courier New" w:hAnsi="Courier New" w:cs="Courier New"/>
          <w:i/>
          <w:iCs/>
          <w:color w:val="000000"/>
          <w:sz w:val="21"/>
          <w:szCs w:val="21"/>
        </w:rPr>
        <w:t>плотная</w:t>
      </w:r>
      <w:r w:rsidRPr="00C228A9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28A9">
        <w:rPr>
          <w:rFonts w:ascii="Courier New" w:hAnsi="Courier New" w:cs="Courier New"/>
          <w:i/>
          <w:iCs/>
          <w:color w:val="000000"/>
          <w:sz w:val="21"/>
          <w:szCs w:val="21"/>
        </w:rPr>
        <w:t>последовательность</w:t>
      </w:r>
    </w:p>
    <w:p w14:paraId="1CF5B1B3" w14:textId="77777777" w:rsidR="00C228A9" w:rsidRPr="008A2AAE" w:rsidRDefault="00C228A9" w:rsidP="00C228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750E4B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228A9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8A2AAE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8A2AAE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r w:rsidRPr="008A2AAE">
        <w:rPr>
          <w:rFonts w:ascii="Courier New" w:hAnsi="Courier New" w:cs="Courier New"/>
          <w:color w:val="000000"/>
          <w:sz w:val="21"/>
          <w:szCs w:val="21"/>
        </w:rPr>
        <w:t xml:space="preserve"> = 0; </w:t>
      </w: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r w:rsidRPr="008A2AAE">
        <w:rPr>
          <w:rFonts w:ascii="Courier New" w:hAnsi="Courier New" w:cs="Courier New"/>
          <w:color w:val="000000"/>
          <w:sz w:val="21"/>
          <w:szCs w:val="21"/>
        </w:rPr>
        <w:t xml:space="preserve"> &lt; </w:t>
      </w: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len</w:t>
      </w:r>
      <w:r w:rsidRPr="008A2AAE">
        <w:rPr>
          <w:rFonts w:ascii="Courier New" w:hAnsi="Courier New" w:cs="Courier New"/>
          <w:color w:val="000000"/>
          <w:sz w:val="21"/>
          <w:szCs w:val="21"/>
        </w:rPr>
        <w:t>; ++</w:t>
      </w: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r w:rsidRPr="008A2AAE">
        <w:rPr>
          <w:rFonts w:ascii="Courier New" w:hAnsi="Courier New" w:cs="Courier New"/>
          <w:color w:val="000000"/>
          <w:sz w:val="21"/>
          <w:szCs w:val="21"/>
        </w:rPr>
        <w:t xml:space="preserve">){   </w:t>
      </w:r>
      <w:r w:rsidRPr="008A2AAE">
        <w:rPr>
          <w:rFonts w:ascii="Courier New" w:hAnsi="Courier New" w:cs="Courier New"/>
          <w:i/>
          <w:iCs/>
          <w:color w:val="000000"/>
          <w:sz w:val="21"/>
          <w:szCs w:val="21"/>
        </w:rPr>
        <w:t>//</w:t>
      </w:r>
      <w:r w:rsidRPr="00C228A9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gen</w:t>
      </w:r>
    </w:p>
    <w:p w14:paraId="18AEEDF5" w14:textId="77777777" w:rsidR="00C228A9" w:rsidRPr="00C228A9" w:rsidRDefault="00C228A9" w:rsidP="00C228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A2AAE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arr[</w:t>
      </w:r>
      <w:proofErr w:type="gramEnd"/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i] = i;</w:t>
      </w:r>
    </w:p>
    <w:p w14:paraId="09EB7FE3" w14:textId="77777777" w:rsidR="00C228A9" w:rsidRPr="00C228A9" w:rsidRDefault="00C228A9" w:rsidP="00C228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2A95DD91" w14:textId="77777777" w:rsidR="00C228A9" w:rsidRPr="00C228A9" w:rsidRDefault="00C228A9" w:rsidP="00C228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shuffle(</w:t>
      </w:r>
      <w:proofErr w:type="gramEnd"/>
      <w:r w:rsidRPr="00C228A9">
        <w:rPr>
          <w:rFonts w:ascii="Courier New" w:hAnsi="Courier New" w:cs="Courier New"/>
          <w:color w:val="000000"/>
          <w:sz w:val="21"/>
          <w:szCs w:val="21"/>
          <w:lang w:val="en-US"/>
        </w:rPr>
        <w:t>arr, len);</w:t>
      </w:r>
    </w:p>
    <w:p w14:paraId="5261BCB2" w14:textId="77777777" w:rsidR="00C228A9" w:rsidRPr="00C228A9" w:rsidRDefault="00C228A9" w:rsidP="00C228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C115348" w14:textId="0A90DB46" w:rsidR="00C228A9" w:rsidRPr="00C228A9" w:rsidRDefault="00C228A9" w:rsidP="00C228A9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eastAsia="Times New Roman" w:hAnsi="Courier New" w:cs="Courier New"/>
          <w:color w:val="000000"/>
          <w:sz w:val="21"/>
          <w:szCs w:val="21"/>
          <w:lang w:eastAsia="ru-RU"/>
        </w:rPr>
      </w:pPr>
      <w:r w:rsidRPr="00C228A9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406A642F" w14:textId="0B07721A" w:rsidR="00515B83" w:rsidRDefault="00C228A9" w:rsidP="00515B83">
      <w:pPr>
        <w:jc w:val="both"/>
      </w:pPr>
      <w:r>
        <w:t>Данная функция заполняет последовательность</w:t>
      </w:r>
      <w:r w:rsidRPr="00C228A9">
        <w:t xml:space="preserve"> </w:t>
      </w:r>
      <w:r w:rsidRPr="00C228A9">
        <w:rPr>
          <w:i/>
          <w:iCs/>
          <w:lang w:val="en-US"/>
        </w:rPr>
        <w:t>a</w:t>
      </w:r>
      <w:r>
        <w:t xml:space="preserve"> числами от 0 до </w:t>
      </w:r>
      <w:r w:rsidRPr="00C228A9">
        <w:rPr>
          <w:i/>
          <w:iCs/>
          <w:lang w:val="en-US"/>
        </w:rPr>
        <w:t>len</w:t>
      </w:r>
      <w:r w:rsidRPr="00C228A9">
        <w:t xml:space="preserve">, </w:t>
      </w:r>
      <w:r>
        <w:t xml:space="preserve">где </w:t>
      </w:r>
      <w:r w:rsidR="00515B83" w:rsidRPr="00515B83">
        <w:t xml:space="preserve">  </w:t>
      </w:r>
      <w:r>
        <w:rPr>
          <w:i/>
          <w:iCs/>
          <w:lang w:val="en-US"/>
        </w:rPr>
        <w:t>len</w:t>
      </w:r>
      <w:r w:rsidRPr="00C228A9">
        <w:rPr>
          <w:i/>
          <w:iCs/>
        </w:rPr>
        <w:t xml:space="preserve"> = |</w:t>
      </w:r>
      <w:r>
        <w:rPr>
          <w:i/>
          <w:iCs/>
          <w:lang w:val="en-US"/>
        </w:rPr>
        <w:t>a</w:t>
      </w:r>
      <w:r w:rsidRPr="00515B83">
        <w:rPr>
          <w:i/>
          <w:iCs/>
        </w:rPr>
        <w:t>|</w:t>
      </w:r>
      <w:r w:rsidR="004C4C8E">
        <w:t xml:space="preserve"> и перемешивает ее.</w:t>
      </w:r>
    </w:p>
    <w:p w14:paraId="208700EB" w14:textId="4FB1E01A" w:rsidR="00515B83" w:rsidRPr="00515B83" w:rsidRDefault="00515B83" w:rsidP="00515B83">
      <w:pPr>
        <w:rPr>
          <w:b/>
          <w:bCs/>
        </w:rPr>
      </w:pPr>
      <w:r w:rsidRPr="00C228A9">
        <w:rPr>
          <w:b/>
          <w:bCs/>
        </w:rPr>
        <w:t>Абсолютно плотная последовательность</w:t>
      </w:r>
      <w:r w:rsidRPr="00515B83">
        <w:rPr>
          <w:b/>
          <w:bCs/>
        </w:rPr>
        <w:t xml:space="preserve"> </w:t>
      </w:r>
      <w:r>
        <w:rPr>
          <w:b/>
          <w:bCs/>
          <w:lang w:val="en-US"/>
        </w:rPr>
        <w:t>c</w:t>
      </w:r>
      <w:r w:rsidRPr="00515B83">
        <w:rPr>
          <w:b/>
          <w:bCs/>
        </w:rPr>
        <w:t xml:space="preserve"> </w:t>
      </w:r>
      <w:r>
        <w:rPr>
          <w:b/>
          <w:bCs/>
        </w:rPr>
        <w:t>повторениями</w:t>
      </w:r>
    </w:p>
    <w:p w14:paraId="5EE9F283" w14:textId="1F83B46A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515B83">
        <w:rPr>
          <w:rFonts w:ascii="Courier New" w:hAnsi="Courier New" w:cs="Courier New"/>
          <w:color w:val="000000"/>
          <w:sz w:val="21"/>
          <w:szCs w:val="21"/>
        </w:rPr>
        <w:t xml:space="preserve">void </w:t>
      </w:r>
      <w:bookmarkStart w:id="119" w:name="_Hlk74069918"/>
      <w:r w:rsidRPr="00515B83">
        <w:rPr>
          <w:rFonts w:ascii="Courier New" w:hAnsi="Courier New" w:cs="Courier New"/>
          <w:b/>
          <w:bCs/>
          <w:color w:val="000000"/>
          <w:sz w:val="21"/>
          <w:szCs w:val="21"/>
        </w:rPr>
        <w:t>ADSequenceRep</w:t>
      </w:r>
      <w:bookmarkEnd w:id="119"/>
      <w:r w:rsidRPr="00515B83">
        <w:rPr>
          <w:rFonts w:ascii="Courier New" w:hAnsi="Courier New" w:cs="Courier New"/>
          <w:color w:val="000000"/>
          <w:sz w:val="21"/>
          <w:szCs w:val="21"/>
        </w:rPr>
        <w:t>(int * a, int len, double x = 2, int shift = 0)</w:t>
      </w:r>
      <w:proofErr w:type="gramStart"/>
      <w:r w:rsidRPr="00515B83">
        <w:rPr>
          <w:rFonts w:ascii="Courier New" w:hAnsi="Courier New" w:cs="Courier New"/>
          <w:color w:val="000000"/>
          <w:sz w:val="21"/>
          <w:szCs w:val="21"/>
        </w:rPr>
        <w:t xml:space="preserve">{ </w:t>
      </w:r>
      <w:proofErr w:type="gramEnd"/>
      <w:r w:rsidRPr="00515B83">
        <w:rPr>
          <w:rFonts w:ascii="Courier New" w:hAnsi="Courier New" w:cs="Courier New"/>
          <w:i/>
          <w:iCs/>
          <w:color w:val="000000"/>
          <w:sz w:val="21"/>
          <w:szCs w:val="21"/>
        </w:rPr>
        <w:t>//абсолютно</w:t>
      </w:r>
      <w:r w:rsidRPr="00515B8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515B83">
        <w:rPr>
          <w:rFonts w:ascii="Courier New" w:hAnsi="Courier New" w:cs="Courier New"/>
          <w:i/>
          <w:iCs/>
          <w:color w:val="000000"/>
          <w:sz w:val="21"/>
          <w:szCs w:val="21"/>
        </w:rPr>
        <w:t>плотная</w:t>
      </w:r>
      <w:r w:rsidRPr="00515B8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515B83">
        <w:rPr>
          <w:rFonts w:ascii="Courier New" w:hAnsi="Courier New" w:cs="Courier New"/>
          <w:i/>
          <w:iCs/>
          <w:color w:val="000000"/>
          <w:sz w:val="21"/>
          <w:szCs w:val="21"/>
        </w:rPr>
        <w:t>последовательность</w:t>
      </w:r>
      <w:r w:rsidRPr="00515B8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515B83">
        <w:rPr>
          <w:rFonts w:ascii="Courier New" w:hAnsi="Courier New" w:cs="Courier New"/>
          <w:i/>
          <w:iCs/>
          <w:color w:val="000000"/>
          <w:sz w:val="21"/>
          <w:szCs w:val="21"/>
        </w:rPr>
        <w:t>с</w:t>
      </w:r>
      <w:r w:rsidRPr="00515B83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515B83">
        <w:rPr>
          <w:rFonts w:ascii="Courier New" w:hAnsi="Courier New" w:cs="Courier New"/>
          <w:i/>
          <w:iCs/>
          <w:color w:val="000000"/>
          <w:sz w:val="21"/>
          <w:szCs w:val="21"/>
        </w:rPr>
        <w:t>повторениями</w:t>
      </w:r>
    </w:p>
    <w:p w14:paraId="500971F1" w14:textId="77777777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15B83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gramStart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end = len / x;</w:t>
      </w:r>
    </w:p>
    <w:p w14:paraId="1565090A" w14:textId="77777777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15B8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int i = 0; i &lt; end; ++i){   </w:t>
      </w:r>
      <w:r w:rsidRPr="00515B8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//gen</w:t>
      </w:r>
    </w:p>
    <w:p w14:paraId="260C789D" w14:textId="7CB95F47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i] = i + shift;</w:t>
      </w:r>
    </w:p>
    <w:p w14:paraId="477BDE20" w14:textId="77777777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76054937" w14:textId="77777777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shuffle(</w:t>
      </w:r>
      <w:proofErr w:type="gramEnd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a, len /x);</w:t>
      </w:r>
    </w:p>
    <w:p w14:paraId="43D6A9C8" w14:textId="77777777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15B8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int i = len/x; i &lt; len; ++i){</w:t>
      </w:r>
    </w:p>
    <w:p w14:paraId="1D3C3F97" w14:textId="77777777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>i] = getRandom(0,len/x);</w:t>
      </w:r>
    </w:p>
    <w:p w14:paraId="278A8EC8" w14:textId="1AAD12DD" w:rsidR="00515B83" w:rsidRPr="00515B83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515B8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515B83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21FE5075" w14:textId="64014367" w:rsidR="00515B83" w:rsidRPr="00D03C57" w:rsidRDefault="00515B83" w:rsidP="00515B8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515B83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680D28F2" w14:textId="2FC8C2A7" w:rsidR="00C73FC0" w:rsidRDefault="00D03C57" w:rsidP="00C73FC0">
      <w:pPr>
        <w:jc w:val="both"/>
      </w:pPr>
      <w:r>
        <w:lastRenderedPageBreak/>
        <w:t>Данная функция заполняет участок массива</w:t>
      </w:r>
      <w:r w:rsidR="004C4C8E">
        <w:t xml:space="preserve"> на подобии предыдущей функции,</w:t>
      </w:r>
      <w:r w:rsidR="00C73FC0">
        <w:t xml:space="preserve"> перемешивает,</w:t>
      </w:r>
      <w:r w:rsidR="004C4C8E">
        <w:t xml:space="preserve"> а далее берет случайные элементы из уже сгенерированной последовательности</w:t>
      </w:r>
      <w:r w:rsidR="00C73FC0">
        <w:t xml:space="preserve"> и добавляет в конец последовательности.</w:t>
      </w:r>
    </w:p>
    <w:p w14:paraId="43E040A8" w14:textId="75EF1564" w:rsidR="00841033" w:rsidRDefault="00841033" w:rsidP="00841033">
      <w:r>
        <w:rPr>
          <w:b/>
          <w:bCs/>
        </w:rPr>
        <w:t>П</w:t>
      </w:r>
      <w:r w:rsidRPr="00C228A9">
        <w:rPr>
          <w:b/>
          <w:bCs/>
        </w:rPr>
        <w:t>оследовательность</w:t>
      </w:r>
      <w:r>
        <w:rPr>
          <w:b/>
          <w:bCs/>
        </w:rPr>
        <w:t xml:space="preserve"> с ограничениями без повторений</w:t>
      </w:r>
    </w:p>
    <w:p w14:paraId="3E59E5B2" w14:textId="77777777" w:rsidR="00DC14F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i/>
          <w:iCs/>
          <w:color w:val="000000"/>
          <w:sz w:val="21"/>
          <w:szCs w:val="21"/>
        </w:rPr>
      </w:pPr>
      <w:r w:rsidRPr="00C73FC0">
        <w:rPr>
          <w:rFonts w:ascii="Courier New" w:hAnsi="Courier New" w:cs="Courier New"/>
          <w:color w:val="000000"/>
          <w:sz w:val="21"/>
          <w:szCs w:val="21"/>
        </w:rPr>
        <w:t xml:space="preserve"> void </w:t>
      </w:r>
      <w:r w:rsidRPr="00C73FC0">
        <w:rPr>
          <w:rFonts w:ascii="Courier New" w:hAnsi="Courier New" w:cs="Courier New"/>
          <w:b/>
          <w:bCs/>
          <w:color w:val="000000"/>
          <w:sz w:val="21"/>
          <w:szCs w:val="21"/>
        </w:rPr>
        <w:t>seqRestrictions</w:t>
      </w:r>
      <w:r w:rsidRPr="00C73FC0">
        <w:rPr>
          <w:rFonts w:ascii="Courier New" w:hAnsi="Courier New" w:cs="Courier New"/>
          <w:color w:val="000000"/>
          <w:sz w:val="21"/>
          <w:szCs w:val="21"/>
        </w:rPr>
        <w:t>(int *a, int len, int c = 2, int x = -1, int a0 = 0)</w:t>
      </w:r>
      <w:proofErr w:type="gramStart"/>
      <w:r w:rsidRPr="00C73FC0">
        <w:rPr>
          <w:rFonts w:ascii="Courier New" w:hAnsi="Courier New" w:cs="Courier New"/>
          <w:color w:val="000000"/>
          <w:sz w:val="21"/>
          <w:szCs w:val="21"/>
        </w:rPr>
        <w:t xml:space="preserve">{ </w:t>
      </w:r>
      <w:proofErr w:type="gramEnd"/>
      <w:r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//последовательность</w:t>
      </w:r>
      <w:r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с</w:t>
      </w:r>
      <w:r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ограничениями</w:t>
      </w:r>
      <w:r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без</w:t>
      </w:r>
      <w:r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повторений,</w:t>
      </w:r>
    </w:p>
    <w:p w14:paraId="33AC0536" w14:textId="210E2DA6" w:rsidR="00C73FC0" w:rsidRPr="00C73FC0" w:rsidRDefault="00DC14F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750E4B">
        <w:rPr>
          <w:rFonts w:ascii="Courier New" w:hAnsi="Courier New" w:cs="Courier New"/>
          <w:i/>
          <w:iCs/>
          <w:color w:val="000000"/>
          <w:sz w:val="21"/>
          <w:szCs w:val="21"/>
        </w:rPr>
        <w:t>//</w:t>
      </w:r>
      <w:r w:rsidR="00C73FC0"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="00C73FC0"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с</w:t>
      </w:r>
      <w:r w:rsidR="00C73FC0"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="00C73FC0"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-</w:t>
      </w:r>
      <w:r w:rsidR="00C73FC0"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="00C73FC0"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мин</w:t>
      </w:r>
      <w:r w:rsidR="00C73FC0"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="00C73FC0"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разница,</w:t>
      </w:r>
      <w:r w:rsidR="00C73FC0"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="00C73FC0"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x</w:t>
      </w:r>
      <w:r w:rsidR="00C73FC0" w:rsidRPr="00C73FC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="00C73FC0" w:rsidRPr="00C73FC0">
        <w:rPr>
          <w:rFonts w:ascii="Courier New" w:hAnsi="Courier New" w:cs="Courier New"/>
          <w:i/>
          <w:iCs/>
          <w:color w:val="000000"/>
          <w:sz w:val="21"/>
          <w:szCs w:val="21"/>
        </w:rPr>
        <w:t>max</w:t>
      </w:r>
    </w:p>
    <w:p w14:paraId="57E24F76" w14:textId="77777777" w:rsidR="00C73FC0" w:rsidRPr="00A460A2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C73FC0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a</w:t>
      </w:r>
      <w:r w:rsidRPr="00A460A2">
        <w:rPr>
          <w:rFonts w:ascii="Courier New" w:hAnsi="Courier New" w:cs="Courier New"/>
          <w:color w:val="000000"/>
          <w:sz w:val="21"/>
          <w:szCs w:val="21"/>
        </w:rPr>
        <w:t>[</w:t>
      </w:r>
      <w:proofErr w:type="gramEnd"/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0] = </w:t>
      </w: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a</w:t>
      </w:r>
      <w:r w:rsidRPr="00A460A2">
        <w:rPr>
          <w:rFonts w:ascii="Courier New" w:hAnsi="Courier New" w:cs="Courier New"/>
          <w:color w:val="000000"/>
          <w:sz w:val="21"/>
          <w:szCs w:val="21"/>
        </w:rPr>
        <w:t>0;</w:t>
      </w:r>
    </w:p>
    <w:p w14:paraId="200F54CF" w14:textId="3B8CBB0E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gramStart"/>
      <w:r w:rsidRPr="00C73FC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x == -1) x = </w:t>
      </w:r>
      <w:r w:rsidR="00D96A3D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INT_MAX</w:t>
      </w:r>
      <w:r w:rsidR="00D96A3D" w:rsidRPr="00D96A3D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="00D96A3D" w:rsidRPr="007034B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– </w:t>
      </w:r>
      <w:r w:rsidR="00D96A3D">
        <w:rPr>
          <w:rFonts w:ascii="Courier New" w:hAnsi="Courier New" w:cs="Courier New"/>
          <w:color w:val="000000"/>
          <w:sz w:val="21"/>
          <w:szCs w:val="21"/>
          <w:lang w:val="en-US"/>
        </w:rPr>
        <w:t>a0)</w:t>
      </w: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 len;</w:t>
      </w:r>
    </w:p>
    <w:p w14:paraId="0735551B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C73FC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x &lt; c){</w:t>
      </w:r>
    </w:p>
    <w:p w14:paraId="240EA05C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 = x;</w:t>
      </w:r>
    </w:p>
    <w:p w14:paraId="602AC20F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x = c;</w:t>
      </w:r>
    </w:p>
    <w:p w14:paraId="6363B514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c = t;</w:t>
      </w:r>
    </w:p>
    <w:p w14:paraId="0326B53C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7F0360A9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FA0377F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C73FC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int i = 1; i &lt; len; ++i){   </w:t>
      </w:r>
      <w:r w:rsidRPr="00C73FC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//gen</w:t>
      </w:r>
    </w:p>
    <w:p w14:paraId="007DD689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>i] = getRandom(a[i-1]+c, a[i-1]+x);</w:t>
      </w:r>
    </w:p>
    <w:p w14:paraId="769BFF9C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9AA0C91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C73FC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C73FC0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6BB0F6A8" w14:textId="77777777" w:rsidR="00C73FC0" w:rsidRPr="00C73FC0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C73FC0">
        <w:rPr>
          <w:rFonts w:ascii="Courier New" w:hAnsi="Courier New" w:cs="Courier New"/>
          <w:color w:val="000000"/>
          <w:sz w:val="21"/>
          <w:szCs w:val="21"/>
        </w:rPr>
        <w:t xml:space="preserve">    shuffle(a,len);</w:t>
      </w:r>
    </w:p>
    <w:p w14:paraId="5A8B4DF6" w14:textId="04FCDF31" w:rsidR="00C73FC0" w:rsidRPr="00D03C57" w:rsidRDefault="00C73FC0" w:rsidP="00C73FC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C73FC0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14DCDC07" w14:textId="77777777" w:rsidR="00DC14F0" w:rsidRDefault="00841033" w:rsidP="00C73FC0">
      <w:pPr>
        <w:jc w:val="both"/>
      </w:pPr>
      <w:r>
        <w:t xml:space="preserve">Данная функция для каждого </w:t>
      </w:r>
      <w:r>
        <w:rPr>
          <w:i/>
          <w:iCs/>
          <w:lang w:val="en-US"/>
        </w:rPr>
        <w:t>a</w:t>
      </w:r>
      <w:r>
        <w:rPr>
          <w:i/>
          <w:iCs/>
          <w:vertAlign w:val="subscript"/>
          <w:lang w:val="en-US"/>
        </w:rPr>
        <w:t>i</w:t>
      </w:r>
      <w:r>
        <w:rPr>
          <w:i/>
          <w:iCs/>
          <w:vertAlign w:val="subscript"/>
        </w:rPr>
        <w:t xml:space="preserve"> </w:t>
      </w:r>
      <w:r>
        <w:t xml:space="preserve">генерирует значение на основе </w:t>
      </w:r>
      <w:r>
        <w:rPr>
          <w:i/>
          <w:iCs/>
          <w:lang w:val="en-US"/>
        </w:rPr>
        <w:t>a</w:t>
      </w:r>
      <w:r>
        <w:rPr>
          <w:i/>
          <w:iCs/>
          <w:vertAlign w:val="subscript"/>
          <w:lang w:val="en-US"/>
        </w:rPr>
        <w:t>i</w:t>
      </w:r>
      <w:r w:rsidRPr="00841033">
        <w:rPr>
          <w:i/>
          <w:iCs/>
          <w:vertAlign w:val="subscript"/>
        </w:rPr>
        <w:t>-1</w:t>
      </w:r>
      <w:r>
        <w:rPr>
          <w:i/>
          <w:iCs/>
          <w:vertAlign w:val="subscript"/>
        </w:rPr>
        <w:t xml:space="preserve"> </w:t>
      </w:r>
      <w:r>
        <w:t>в диапазоне</w:t>
      </w:r>
      <w:r w:rsidRPr="00841033">
        <w:t xml:space="preserve"> </w:t>
      </w:r>
      <w:r>
        <w:t xml:space="preserve">от </w:t>
      </w:r>
      <w:r>
        <w:rPr>
          <w:i/>
          <w:iCs/>
          <w:lang w:val="en-US"/>
        </w:rPr>
        <w:t>a</w:t>
      </w:r>
      <w:r>
        <w:rPr>
          <w:i/>
          <w:iCs/>
          <w:vertAlign w:val="subscript"/>
          <w:lang w:val="en-US"/>
        </w:rPr>
        <w:t>i</w:t>
      </w:r>
      <w:r w:rsidRPr="00841033">
        <w:rPr>
          <w:i/>
          <w:iCs/>
          <w:vertAlign w:val="subscript"/>
        </w:rPr>
        <w:t>-1</w:t>
      </w:r>
      <w:r>
        <w:rPr>
          <w:i/>
          <w:iCs/>
        </w:rPr>
        <w:t>+</w:t>
      </w:r>
      <w:proofErr w:type="gramStart"/>
      <w:r>
        <w:rPr>
          <w:i/>
          <w:iCs/>
        </w:rPr>
        <w:t>с</w:t>
      </w:r>
      <w:proofErr w:type="gramEnd"/>
      <w:r>
        <w:rPr>
          <w:i/>
          <w:iCs/>
        </w:rPr>
        <w:t xml:space="preserve"> </w:t>
      </w:r>
      <w:r>
        <w:t xml:space="preserve">до </w:t>
      </w:r>
      <w:r>
        <w:rPr>
          <w:i/>
          <w:iCs/>
          <w:lang w:val="en-US"/>
        </w:rPr>
        <w:t>a</w:t>
      </w:r>
      <w:r>
        <w:rPr>
          <w:i/>
          <w:iCs/>
          <w:vertAlign w:val="subscript"/>
          <w:lang w:val="en-US"/>
        </w:rPr>
        <w:t>i</w:t>
      </w:r>
      <w:r w:rsidRPr="00841033">
        <w:rPr>
          <w:i/>
          <w:iCs/>
          <w:vertAlign w:val="subscript"/>
        </w:rPr>
        <w:t>-1</w:t>
      </w:r>
      <w:r>
        <w:rPr>
          <w:i/>
          <w:iCs/>
          <w:vertAlign w:val="subscript"/>
        </w:rPr>
        <w:t xml:space="preserve"> </w:t>
      </w:r>
      <w:r w:rsidRPr="00841033">
        <w:rPr>
          <w:i/>
          <w:iCs/>
        </w:rPr>
        <w:t>+</w:t>
      </w:r>
      <w:r>
        <w:rPr>
          <w:i/>
          <w:iCs/>
          <w:lang w:val="en-US"/>
        </w:rPr>
        <w:t>x</w:t>
      </w:r>
      <w:r>
        <w:t xml:space="preserve"> </w:t>
      </w:r>
      <w:r w:rsidRPr="00841033">
        <w:t xml:space="preserve">, </w:t>
      </w:r>
      <w:r>
        <w:rPr>
          <w:i/>
          <w:iCs/>
          <w:lang w:val="en-US"/>
        </w:rPr>
        <w:t>a</w:t>
      </w:r>
      <w:r w:rsidRPr="00841033">
        <w:rPr>
          <w:i/>
          <w:iCs/>
          <w:vertAlign w:val="subscript"/>
        </w:rPr>
        <w:t>0</w:t>
      </w:r>
      <w:r w:rsidRPr="00841033">
        <w:rPr>
          <w:vertAlign w:val="subscript"/>
        </w:rPr>
        <w:t xml:space="preserve"> </w:t>
      </w:r>
      <w:r>
        <w:t>можно указать явно, но изначально равняется 0.</w:t>
      </w:r>
      <w:r w:rsidR="00DC14F0">
        <w:t xml:space="preserve"> Таким </w:t>
      </w:r>
      <w:proofErr w:type="gramStart"/>
      <w:r w:rsidR="00DC14F0">
        <w:t>образом</w:t>
      </w:r>
      <w:proofErr w:type="gramEnd"/>
      <w:r w:rsidR="00DC14F0">
        <w:t xml:space="preserve"> гарантируется отличие двух ближайших цифр отсортированной последовательности в</w:t>
      </w:r>
      <w:r w:rsidR="00DC14F0" w:rsidRPr="00DC14F0">
        <w:t xml:space="preserve"> </w:t>
      </w:r>
      <w:r w:rsidR="00DC14F0">
        <w:t xml:space="preserve">диапазоне </w:t>
      </w:r>
      <w:r w:rsidR="00DC14F0" w:rsidRPr="00DC14F0">
        <w:t>|</w:t>
      </w:r>
      <w:r w:rsidR="00DC14F0">
        <w:rPr>
          <w:i/>
          <w:iCs/>
          <w:lang w:val="en-US"/>
        </w:rPr>
        <w:t>c</w:t>
      </w:r>
      <w:r w:rsidR="00DC14F0" w:rsidRPr="00DC14F0">
        <w:rPr>
          <w:i/>
          <w:iCs/>
        </w:rPr>
        <w:t>-</w:t>
      </w:r>
      <w:r w:rsidR="00DC14F0">
        <w:rPr>
          <w:i/>
          <w:iCs/>
          <w:lang w:val="en-US"/>
        </w:rPr>
        <w:t>x</w:t>
      </w:r>
      <w:r w:rsidR="00DC14F0" w:rsidRPr="00DC14F0">
        <w:t>|.</w:t>
      </w:r>
    </w:p>
    <w:p w14:paraId="0ED6BCAE" w14:textId="70149643" w:rsidR="00DC14F0" w:rsidRDefault="00DC14F0" w:rsidP="00C73FC0">
      <w:pPr>
        <w:jc w:val="both"/>
      </w:pPr>
      <w:r>
        <w:rPr>
          <w:b/>
          <w:bCs/>
        </w:rPr>
        <w:t>П</w:t>
      </w:r>
      <w:r w:rsidRPr="00C228A9">
        <w:rPr>
          <w:b/>
          <w:bCs/>
        </w:rPr>
        <w:t>оследовательность</w:t>
      </w:r>
      <w:r>
        <w:rPr>
          <w:b/>
          <w:bCs/>
        </w:rPr>
        <w:t xml:space="preserve"> с ограничениями с повторениями</w:t>
      </w:r>
    </w:p>
    <w:p w14:paraId="5D159E34" w14:textId="77777777" w:rsidR="00DC14F0" w:rsidRPr="00A460A2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750E4B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seqRestrRep</w:t>
      </w:r>
      <w:r w:rsidRPr="00A460A2">
        <w:rPr>
          <w:rFonts w:ascii="Courier New" w:hAnsi="Courier New" w:cs="Courier New"/>
          <w:color w:val="000000"/>
          <w:sz w:val="21"/>
          <w:szCs w:val="21"/>
        </w:rPr>
        <w:t>(</w:t>
      </w: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*</w:t>
      </w: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a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len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c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= 2, </w:t>
      </w:r>
    </w:p>
    <w:p w14:paraId="7208EDFE" w14:textId="77777777" w:rsidR="00DC14F0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           </w:t>
      </w:r>
      <w:proofErr w:type="gramStart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x = -1, int repCnt = -1 ,</w:t>
      </w:r>
    </w:p>
    <w:p w14:paraId="3E34EF72" w14:textId="35E431B0" w:rsidR="00DC14F0" w:rsidRPr="00DC14F0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708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a0 = 0){   </w:t>
      </w:r>
    </w:p>
    <w:p w14:paraId="0FDBF443" w14:textId="314C932E" w:rsidR="00DC14F0" w:rsidRPr="00DC14F0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DC14F0">
        <w:rPr>
          <w:rFonts w:ascii="Courier New" w:hAnsi="Courier New" w:cs="Courier New"/>
          <w:i/>
          <w:iCs/>
          <w:color w:val="000000"/>
          <w:sz w:val="21"/>
          <w:szCs w:val="21"/>
        </w:rPr>
        <w:t>//последовательность</w:t>
      </w:r>
      <w:r w:rsidRPr="00DC14F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C14F0">
        <w:rPr>
          <w:rFonts w:ascii="Courier New" w:hAnsi="Courier New" w:cs="Courier New"/>
          <w:i/>
          <w:iCs/>
          <w:color w:val="000000"/>
          <w:sz w:val="21"/>
          <w:szCs w:val="21"/>
        </w:rPr>
        <w:t>с</w:t>
      </w:r>
      <w:r w:rsidRPr="00DC14F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C14F0">
        <w:rPr>
          <w:rFonts w:ascii="Courier New" w:hAnsi="Courier New" w:cs="Courier New"/>
          <w:i/>
          <w:iCs/>
          <w:color w:val="000000"/>
          <w:sz w:val="21"/>
          <w:szCs w:val="21"/>
        </w:rPr>
        <w:t>ограничениями</w:t>
      </w:r>
      <w:r w:rsidRPr="00DC14F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C14F0">
        <w:rPr>
          <w:rFonts w:ascii="Courier New" w:hAnsi="Courier New" w:cs="Courier New"/>
          <w:i/>
          <w:iCs/>
          <w:color w:val="000000"/>
          <w:sz w:val="21"/>
          <w:szCs w:val="21"/>
        </w:rPr>
        <w:t>c</w:t>
      </w:r>
      <w:r w:rsidRPr="00DC14F0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DC14F0">
        <w:rPr>
          <w:rFonts w:ascii="Courier New" w:hAnsi="Courier New" w:cs="Courier New"/>
          <w:i/>
          <w:iCs/>
          <w:color w:val="000000"/>
          <w:sz w:val="21"/>
          <w:szCs w:val="21"/>
        </w:rPr>
        <w:t>повторениями</w:t>
      </w:r>
    </w:p>
    <w:p w14:paraId="38FC7670" w14:textId="5DA08355" w:rsidR="00DC14F0" w:rsidRPr="008A2AAE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750E4B">
        <w:rPr>
          <w:rFonts w:ascii="Courier New" w:hAnsi="Courier New" w:cs="Courier New"/>
          <w:color w:val="000000"/>
          <w:sz w:val="21"/>
          <w:szCs w:val="21"/>
        </w:rPr>
        <w:lastRenderedPageBreak/>
        <w:t xml:space="preserve">    </w:t>
      </w:r>
      <w:proofErr w:type="gramStart"/>
      <w:r w:rsidRPr="00DC14F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8A2AAE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repCnt</w:t>
      </w:r>
      <w:r w:rsidRPr="008A2AAE">
        <w:rPr>
          <w:rFonts w:ascii="Courier New" w:hAnsi="Courier New" w:cs="Courier New"/>
          <w:color w:val="000000"/>
          <w:sz w:val="21"/>
          <w:szCs w:val="21"/>
        </w:rPr>
        <w:t xml:space="preserve"> == -1) </w:t>
      </w:r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repCnt</w:t>
      </w:r>
      <w:r w:rsidRPr="008A2AAE">
        <w:rPr>
          <w:rFonts w:ascii="Courier New" w:hAnsi="Courier New" w:cs="Courier New"/>
          <w:color w:val="000000"/>
          <w:sz w:val="21"/>
          <w:szCs w:val="21"/>
        </w:rPr>
        <w:t xml:space="preserve"> = </w:t>
      </w:r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len</w:t>
      </w:r>
      <w:r w:rsidRPr="008A2AAE">
        <w:rPr>
          <w:rFonts w:ascii="Courier New" w:hAnsi="Courier New" w:cs="Courier New"/>
          <w:color w:val="000000"/>
          <w:sz w:val="21"/>
          <w:szCs w:val="21"/>
        </w:rPr>
        <w:t>/2;</w:t>
      </w:r>
    </w:p>
    <w:p w14:paraId="48587F54" w14:textId="77777777" w:rsidR="00DC14F0" w:rsidRPr="00DC14F0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A2AAE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gramStart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seqRestrictions(</w:t>
      </w:r>
      <w:proofErr w:type="gramEnd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a,len - repCnt,c, x, a0);</w:t>
      </w:r>
    </w:p>
    <w:p w14:paraId="1D87839F" w14:textId="0927F9A2" w:rsidR="00DC14F0" w:rsidRPr="00DC14F0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DC14F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int i= len -repCnt;i &lt; len;++i){</w:t>
      </w:r>
    </w:p>
    <w:p w14:paraId="72D132FD" w14:textId="77777777" w:rsidR="00DC14F0" w:rsidRPr="00DC14F0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>i] = a[getRandom(0,len - repCnt-1)];</w:t>
      </w:r>
    </w:p>
    <w:p w14:paraId="5E9E1802" w14:textId="77777777" w:rsidR="00DC14F0" w:rsidRPr="00DC14F0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DC14F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DC14F0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781DA5DA" w14:textId="720BE78E" w:rsidR="00DC14F0" w:rsidRPr="00DC14F0" w:rsidRDefault="00DC14F0" w:rsidP="00DC14F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DC14F0">
        <w:rPr>
          <w:rFonts w:ascii="Courier New" w:hAnsi="Courier New" w:cs="Courier New"/>
          <w:color w:val="000000"/>
          <w:sz w:val="21"/>
          <w:szCs w:val="21"/>
        </w:rPr>
        <w:t xml:space="preserve">}  </w:t>
      </w:r>
    </w:p>
    <w:p w14:paraId="1E333EF7" w14:textId="77777777" w:rsidR="0087208E" w:rsidRDefault="00DC14F0" w:rsidP="00C73FC0">
      <w:pPr>
        <w:jc w:val="both"/>
      </w:pPr>
      <w:r>
        <w:t xml:space="preserve">Данная функция на подобии </w:t>
      </w:r>
      <w:r w:rsidRPr="00515B83">
        <w:rPr>
          <w:b/>
          <w:bCs/>
        </w:rPr>
        <w:t>ADSequenceRep</w:t>
      </w:r>
      <w:r w:rsidRPr="00DC14F0">
        <w:t xml:space="preserve"> </w:t>
      </w:r>
      <w:r>
        <w:t xml:space="preserve">заполняет участок по правилам функции </w:t>
      </w:r>
      <w:r w:rsidRPr="00DC14F0">
        <w:rPr>
          <w:b/>
          <w:bCs/>
          <w:lang w:val="en-US"/>
        </w:rPr>
        <w:t>seqRestrictions</w:t>
      </w:r>
      <w:r w:rsidR="0087208E">
        <w:t>, а далее добавляет повторения.</w:t>
      </w:r>
    </w:p>
    <w:p w14:paraId="45420945" w14:textId="27397220" w:rsidR="0087208E" w:rsidRDefault="0087208E" w:rsidP="0087208E">
      <w:pPr>
        <w:jc w:val="both"/>
      </w:pPr>
      <w:r>
        <w:rPr>
          <w:b/>
          <w:bCs/>
        </w:rPr>
        <w:t>Неравномерная последовательность.</w:t>
      </w:r>
    </w:p>
    <w:p w14:paraId="43ADEFC6" w14:textId="77777777" w:rsidR="0087208E" w:rsidRPr="0087208E" w:rsidRDefault="0087208E" w:rsidP="0087208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  <w:r w:rsidRPr="0087208E">
        <w:rPr>
          <w:rFonts w:ascii="Courier New" w:hAnsi="Courier New" w:cs="Courier New"/>
          <w:color w:val="000000"/>
          <w:sz w:val="21"/>
          <w:szCs w:val="21"/>
        </w:rPr>
        <w:t xml:space="preserve">void </w:t>
      </w:r>
      <w:r w:rsidRPr="0087208E">
        <w:rPr>
          <w:rFonts w:ascii="Courier New" w:hAnsi="Courier New" w:cs="Courier New"/>
          <w:b/>
          <w:bCs/>
          <w:color w:val="000000"/>
          <w:sz w:val="21"/>
          <w:szCs w:val="21"/>
        </w:rPr>
        <w:t>unevenSeq</w:t>
      </w:r>
      <w:r w:rsidRPr="0087208E">
        <w:rPr>
          <w:rFonts w:ascii="Courier New" w:hAnsi="Courier New" w:cs="Courier New"/>
          <w:color w:val="000000"/>
          <w:sz w:val="21"/>
          <w:szCs w:val="21"/>
        </w:rPr>
        <w:t xml:space="preserve">(int * a, int len) </w:t>
      </w:r>
    </w:p>
    <w:p w14:paraId="7FB2FF2F" w14:textId="55259986" w:rsidR="0087208E" w:rsidRPr="00750E4B" w:rsidRDefault="0087208E" w:rsidP="0087208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50E4B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//</w:t>
      </w: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7208E">
        <w:rPr>
          <w:rFonts w:ascii="Courier New" w:hAnsi="Courier New" w:cs="Courier New"/>
          <w:i/>
          <w:iCs/>
          <w:color w:val="000000"/>
          <w:sz w:val="21"/>
          <w:szCs w:val="21"/>
        </w:rPr>
        <w:t>неравномерные</w:t>
      </w: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87208E">
        <w:rPr>
          <w:rFonts w:ascii="Courier New" w:hAnsi="Courier New" w:cs="Courier New"/>
          <w:i/>
          <w:iCs/>
          <w:color w:val="000000"/>
          <w:sz w:val="21"/>
          <w:szCs w:val="21"/>
        </w:rPr>
        <w:t>последовательности</w:t>
      </w:r>
    </w:p>
    <w:p w14:paraId="10F4ACDB" w14:textId="77777777" w:rsidR="0087208E" w:rsidRPr="0087208E" w:rsidRDefault="0087208E" w:rsidP="0087208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</w:p>
    <w:p w14:paraId="15980DED" w14:textId="77777777" w:rsidR="0087208E" w:rsidRPr="0087208E" w:rsidRDefault="0087208E" w:rsidP="0087208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87208E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>int i = 0; i &lt; len/2; ++i)  a[i] = i;</w:t>
      </w:r>
    </w:p>
    <w:p w14:paraId="055AF1B4" w14:textId="77777777" w:rsidR="0087208E" w:rsidRPr="0087208E" w:rsidRDefault="0087208E" w:rsidP="0087208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CF72723" w14:textId="77777777" w:rsidR="0087208E" w:rsidRPr="0087208E" w:rsidRDefault="0087208E" w:rsidP="0087208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>seqRestrictions(</w:t>
      </w:r>
      <w:proofErr w:type="gramEnd"/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>a+len/2,len/2,2,-1,a[len/2-1]);</w:t>
      </w:r>
    </w:p>
    <w:p w14:paraId="00A52BA8" w14:textId="77777777" w:rsidR="0087208E" w:rsidRPr="00750E4B" w:rsidRDefault="0087208E" w:rsidP="0087208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>shuffle</w:t>
      </w:r>
      <w:r w:rsidRPr="00750E4B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>a</w:t>
      </w:r>
      <w:r w:rsidRPr="00750E4B">
        <w:rPr>
          <w:rFonts w:ascii="Courier New" w:hAnsi="Courier New" w:cs="Courier New"/>
          <w:color w:val="000000"/>
          <w:sz w:val="21"/>
          <w:szCs w:val="21"/>
        </w:rPr>
        <w:t>,</w:t>
      </w:r>
      <w:r w:rsidRPr="0087208E">
        <w:rPr>
          <w:rFonts w:ascii="Courier New" w:hAnsi="Courier New" w:cs="Courier New"/>
          <w:color w:val="000000"/>
          <w:sz w:val="21"/>
          <w:szCs w:val="21"/>
          <w:lang w:val="en-US"/>
        </w:rPr>
        <w:t>len</w:t>
      </w:r>
      <w:r w:rsidRPr="00750E4B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1C091640" w14:textId="5B887983" w:rsidR="0087208E" w:rsidRPr="00750E4B" w:rsidRDefault="0087208E" w:rsidP="0087208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750E4B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4CB6663D" w14:textId="77777777" w:rsidR="00D96A3D" w:rsidRDefault="0087208E" w:rsidP="00C73FC0">
      <w:pPr>
        <w:jc w:val="both"/>
      </w:pPr>
      <w:r>
        <w:t>Данная</w:t>
      </w:r>
      <w:r w:rsidRPr="000B1DBD">
        <w:t xml:space="preserve"> </w:t>
      </w:r>
      <w:r>
        <w:t xml:space="preserve">функция генерирует </w:t>
      </w:r>
      <w:r w:rsidR="000B1DBD">
        <w:t xml:space="preserve">абсолютно плотную последовательность длиной </w:t>
      </w:r>
      <w:r w:rsidR="000B1DBD">
        <w:rPr>
          <w:i/>
          <w:iCs/>
          <w:lang w:val="en-US"/>
        </w:rPr>
        <w:t>len</w:t>
      </w:r>
      <w:r w:rsidR="000B1DBD" w:rsidRPr="000B1DBD">
        <w:rPr>
          <w:i/>
          <w:iCs/>
        </w:rPr>
        <w:t>/2</w:t>
      </w:r>
      <w:r w:rsidR="000B1DBD" w:rsidRPr="000B1DBD">
        <w:t xml:space="preserve">, </w:t>
      </w:r>
      <w:r w:rsidR="000B1DBD">
        <w:t>а далее генерирует разряженную последовательность для оставшегося отрезка последовательности.</w:t>
      </w:r>
    </w:p>
    <w:p w14:paraId="39A50BCC" w14:textId="60D568C5" w:rsidR="007034B5" w:rsidRDefault="00D96A3D" w:rsidP="00C73FC0">
      <w:pPr>
        <w:jc w:val="both"/>
        <w:rPr>
          <w:b/>
          <w:bCs/>
        </w:rPr>
      </w:pPr>
      <w:r>
        <w:rPr>
          <w:b/>
          <w:bCs/>
        </w:rPr>
        <w:t>Частично отсортированная неравномерная последовательность</w:t>
      </w:r>
    </w:p>
    <w:p w14:paraId="38BC8444" w14:textId="77777777" w:rsidR="00A233CA" w:rsidRPr="00A460A2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A233CA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unevenSorted</w:t>
      </w:r>
      <w:r w:rsidRPr="00A460A2">
        <w:rPr>
          <w:rFonts w:ascii="Courier New" w:hAnsi="Courier New" w:cs="Courier New"/>
          <w:color w:val="000000"/>
          <w:sz w:val="21"/>
          <w:szCs w:val="21"/>
        </w:rPr>
        <w:t>(</w:t>
      </w: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* </w:t>
      </w: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a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len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, </w:t>
      </w: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maxSortedLen</w:t>
      </w:r>
      <w:r w:rsidRPr="00A460A2">
        <w:rPr>
          <w:rFonts w:ascii="Courier New" w:hAnsi="Courier New" w:cs="Courier New"/>
          <w:color w:val="000000"/>
          <w:sz w:val="21"/>
          <w:szCs w:val="21"/>
        </w:rPr>
        <w:t>){</w:t>
      </w:r>
    </w:p>
    <w:p w14:paraId="332AFE8B" w14:textId="77777777" w:rsidR="00A233CA" w:rsidRPr="00A233CA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460A2">
        <w:rPr>
          <w:rFonts w:ascii="Courier New" w:hAnsi="Courier New" w:cs="Courier New"/>
          <w:color w:val="000000"/>
          <w:sz w:val="21"/>
          <w:szCs w:val="21"/>
        </w:rPr>
        <w:t xml:space="preserve">    </w:t>
      </w:r>
      <w:proofErr w:type="gramStart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unevenSeq(</w:t>
      </w:r>
      <w:proofErr w:type="gramEnd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a,len);</w:t>
      </w:r>
    </w:p>
    <w:p w14:paraId="61380702" w14:textId="2BC290BA" w:rsidR="00A233CA" w:rsidRPr="00A233CA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cnt = getRandom(10, 20);</w:t>
      </w:r>
    </w:p>
    <w:p w14:paraId="51B80B2D" w14:textId="6236EF7B" w:rsidR="00A233CA" w:rsidRPr="00A233CA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A233CA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int i = 0; i &lt; cnt ; ++i){</w:t>
      </w:r>
    </w:p>
    <w:p w14:paraId="1C91AFB1" w14:textId="77777777" w:rsidR="00A233CA" w:rsidRPr="00A233CA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start = getRandom(0, len - maxSortedLen);</w:t>
      </w:r>
    </w:p>
    <w:p w14:paraId="1C0DD3D3" w14:textId="708E3F8F" w:rsidR="00A233CA" w:rsidRPr="00A233CA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end = getRandom(0, maxSortedLen);</w:t>
      </w:r>
    </w:p>
    <w:p w14:paraId="7C78268B" w14:textId="1C295726" w:rsidR="00A233CA" w:rsidRPr="00A233CA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sorts::</w:t>
      </w:r>
      <w:proofErr w:type="gramStart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CsSortParallel(</w:t>
      </w:r>
      <w:proofErr w:type="gramEnd"/>
      <w:r w:rsidRPr="00A233CA">
        <w:rPr>
          <w:rFonts w:ascii="Courier New" w:hAnsi="Courier New" w:cs="Courier New"/>
          <w:color w:val="000000"/>
          <w:sz w:val="21"/>
          <w:szCs w:val="21"/>
          <w:lang w:val="en-US"/>
        </w:rPr>
        <w:t>a+start, end);</w:t>
      </w:r>
    </w:p>
    <w:p w14:paraId="44533E84" w14:textId="77777777" w:rsidR="00A233CA" w:rsidRPr="00A233CA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r w:rsidRPr="00A233CA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4907F9F3" w14:textId="48922612" w:rsidR="007034B5" w:rsidRPr="004460E7" w:rsidRDefault="00A233CA" w:rsidP="00A233C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A233CA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7416F28D" w14:textId="0A091EBC" w:rsidR="00A45E92" w:rsidRDefault="004460E7" w:rsidP="00C73FC0">
      <w:pPr>
        <w:jc w:val="both"/>
      </w:pPr>
      <w:r>
        <w:lastRenderedPageBreak/>
        <w:t xml:space="preserve">Последовательность изначально генерируется </w:t>
      </w:r>
      <w:r w:rsidRPr="004460E7">
        <w:rPr>
          <w:b/>
          <w:bCs/>
        </w:rPr>
        <w:t>unevenSeq</w:t>
      </w:r>
      <w:r>
        <w:t xml:space="preserve">, а далее выбираются случайные участки и сортируются. </w:t>
      </w:r>
    </w:p>
    <w:p w14:paraId="31B8228C" w14:textId="76214513" w:rsidR="00914311" w:rsidRDefault="00C423D9" w:rsidP="00E85377">
      <w:pPr>
        <w:pStyle w:val="2"/>
        <w:numPr>
          <w:ilvl w:val="1"/>
          <w:numId w:val="15"/>
        </w:numPr>
        <w:ind w:left="0" w:firstLine="0"/>
        <w:jc w:val="center"/>
      </w:pPr>
      <w:bookmarkStart w:id="120" w:name="_Toc74787712"/>
      <w:r>
        <w:t>Использованные а</w:t>
      </w:r>
      <w:r w:rsidR="00A45E92">
        <w:t>лгоритмы сортировки</w:t>
      </w:r>
      <w:bookmarkEnd w:id="120"/>
    </w:p>
    <w:p w14:paraId="4858C501" w14:textId="5FA712C8" w:rsidR="003A76DA" w:rsidRPr="003A76DA" w:rsidRDefault="003A76DA" w:rsidP="003A76DA">
      <w:r>
        <w:t>Все алгоритмы были написано строго под использование с числами от 0 до 2</w:t>
      </w:r>
      <w:r w:rsidRPr="003A76DA">
        <w:rPr>
          <w:vertAlign w:val="superscript"/>
        </w:rPr>
        <w:t>31</w:t>
      </w:r>
      <w:r w:rsidRPr="003A76DA">
        <w:t xml:space="preserve">-1. </w:t>
      </w:r>
      <w:r>
        <w:t xml:space="preserve">Константа </w:t>
      </w:r>
      <w:r>
        <w:rPr>
          <w:lang w:val="en-US"/>
        </w:rPr>
        <w:t>INT</w:t>
      </w:r>
      <w:r w:rsidRPr="003A76DA">
        <w:t>_</w:t>
      </w:r>
      <w:r>
        <w:rPr>
          <w:lang w:val="en-US"/>
        </w:rPr>
        <w:t>MAX</w:t>
      </w:r>
      <w:r w:rsidRPr="003A76DA">
        <w:t xml:space="preserve"> </w:t>
      </w:r>
      <w:r>
        <w:t xml:space="preserve">= </w:t>
      </w:r>
      <w:r w:rsidRPr="003A76DA">
        <w:t xml:space="preserve"> </w:t>
      </w:r>
      <w:r>
        <w:t>2</w:t>
      </w:r>
      <w:r w:rsidRPr="003A76DA">
        <w:rPr>
          <w:vertAlign w:val="superscript"/>
        </w:rPr>
        <w:t>31</w:t>
      </w:r>
      <w:r w:rsidRPr="003A76DA">
        <w:t>-1</w:t>
      </w:r>
      <w:r>
        <w:t xml:space="preserve">, иначе </w:t>
      </w:r>
      <w:proofErr w:type="gramStart"/>
      <w:r>
        <w:t>говоря</w:t>
      </w:r>
      <w:proofErr w:type="gramEnd"/>
      <w:r>
        <w:t xml:space="preserve"> максимальное число для типа </w:t>
      </w:r>
      <w:r>
        <w:rPr>
          <w:lang w:val="en-US"/>
        </w:rPr>
        <w:t>int</w:t>
      </w:r>
      <w:r w:rsidRPr="003A76DA">
        <w:t>,</w:t>
      </w:r>
      <w:r>
        <w:t xml:space="preserve"> где </w:t>
      </w:r>
      <w:r>
        <w:rPr>
          <w:lang w:val="en-US"/>
        </w:rPr>
        <w:t>int</w:t>
      </w:r>
      <w:r w:rsidRPr="003A76DA">
        <w:t xml:space="preserve"> </w:t>
      </w:r>
      <w:r>
        <w:t xml:space="preserve">занимает 4 байта. </w:t>
      </w:r>
    </w:p>
    <w:p w14:paraId="6E330129" w14:textId="349FF028" w:rsidR="005679A4" w:rsidRPr="00750E4B" w:rsidRDefault="005679A4" w:rsidP="005679A4">
      <w:pPr>
        <w:rPr>
          <w:b/>
          <w:bCs/>
          <w:lang w:val="en-US"/>
        </w:rPr>
      </w:pPr>
      <w:r>
        <w:rPr>
          <w:b/>
          <w:bCs/>
          <w:lang w:val="en-US"/>
        </w:rPr>
        <w:t>Merge</w:t>
      </w:r>
      <w:r w:rsidRPr="00750E4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sort</w:t>
      </w:r>
      <w:r w:rsidRPr="00750E4B">
        <w:rPr>
          <w:b/>
          <w:bCs/>
          <w:lang w:val="en-US"/>
        </w:rPr>
        <w:t>.</w:t>
      </w:r>
    </w:p>
    <w:p w14:paraId="71382C3F" w14:textId="47424704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14311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merge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(int * a , int left, int mid, int right, int *buff) {</w:t>
      </w:r>
    </w:p>
    <w:p w14:paraId="13065650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 = left ,q = mid+1 ,k=0;</w:t>
      </w:r>
    </w:p>
    <w:p w14:paraId="752A046A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7F8500A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int i = left ;i &lt;= right ;i++) {</w:t>
      </w:r>
    </w:p>
    <w:p w14:paraId="3C238173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p &gt; mid)</w:t>
      </w:r>
    </w:p>
    <w:p w14:paraId="3929EF3F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buff[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k++ ] = a[ q++] ;</w:t>
      </w:r>
    </w:p>
    <w:p w14:paraId="18CC0EE5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else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 q &gt; right)</w:t>
      </w:r>
    </w:p>
    <w:p w14:paraId="676413D9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buff[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k++ ] = a[ p++ ];</w:t>
      </w:r>
    </w:p>
    <w:p w14:paraId="055A4F91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else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( a[ p ] &lt; a[ q ])</w:t>
      </w:r>
    </w:p>
    <w:p w14:paraId="74AB1815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buff[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k++ ] = a[ p++ ];</w:t>
      </w:r>
    </w:p>
    <w:p w14:paraId="62C7D67D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else</w:t>
      </w:r>
      <w:proofErr w:type="gramEnd"/>
    </w:p>
    <w:p w14:paraId="277C52CD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buff[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k++ ] = a[ q++];</w:t>
      </w:r>
    </w:p>
    <w:p w14:paraId="678150B2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6701AEC7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(int p=0 ; p&lt; k ;p ++) {</w:t>
      </w:r>
    </w:p>
    <w:p w14:paraId="469AFAA2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left++ ] = buff[ p ] ;</w:t>
      </w:r>
    </w:p>
    <w:p w14:paraId="5BB275D1" w14:textId="31B1146B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685EA891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1275B41F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88BBCE3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14311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msr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(int * a , int left , int right, int * buff )</w:t>
      </w:r>
    </w:p>
    <w:p w14:paraId="33DA3013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</w:p>
    <w:p w14:paraId="54731A0C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EBB33B2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left &lt; right) {</w:t>
      </w:r>
    </w:p>
    <w:p w14:paraId="4EBB1EBC" w14:textId="54AB48EE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mid = (left + right ) / 2 ;           </w:t>
      </w:r>
    </w:p>
    <w:p w14:paraId="7B9701C9" w14:textId="4A19C28E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msr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(a, left , mid,buff) ;                 </w:t>
      </w:r>
    </w:p>
    <w:p w14:paraId="264455D5" w14:textId="5949913C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msr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(a,mid+1 , right,buff) ;              </w:t>
      </w:r>
    </w:p>
    <w:p w14:paraId="269D9AD5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merge(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a,left , mid , right,buff );</w:t>
      </w:r>
    </w:p>
    <w:p w14:paraId="074997AD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2D4C8777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6BF59BDF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8B83D26" w14:textId="35C06A0C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14311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merge_sort_recursive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(int * a , int len){</w:t>
      </w:r>
    </w:p>
    <w:p w14:paraId="6F0E8C1B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buff = </w:t>
      </w:r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new</w:t>
      </w: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int[len];</w:t>
      </w:r>
    </w:p>
    <w:p w14:paraId="1C21D595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msr(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>a,0,len,buff);</w:t>
      </w:r>
    </w:p>
    <w:p w14:paraId="590B6CA6" w14:textId="77777777" w:rsidR="00914311" w:rsidRPr="00914311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14311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delete</w:t>
      </w:r>
      <w:proofErr w:type="gramEnd"/>
      <w:r w:rsidRPr="00914311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 buff;</w:t>
      </w:r>
    </w:p>
    <w:p w14:paraId="5DEADA26" w14:textId="26540D00" w:rsidR="00914311" w:rsidRPr="00A233CA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914311">
        <w:rPr>
          <w:rFonts w:ascii="Courier New" w:hAnsi="Courier New" w:cs="Courier New"/>
          <w:color w:val="000000"/>
          <w:sz w:val="21"/>
          <w:szCs w:val="21"/>
        </w:rPr>
        <w:t>}</w:t>
      </w:r>
      <w:r>
        <w:rPr>
          <w:rFonts w:ascii="Courier New" w:hAnsi="Courier New" w:cs="Courier New"/>
          <w:color w:val="000000"/>
          <w:sz w:val="21"/>
          <w:szCs w:val="21"/>
        </w:rPr>
        <w:t xml:space="preserve">  </w:t>
      </w:r>
    </w:p>
    <w:p w14:paraId="15BFC48A" w14:textId="07F6675F" w:rsidR="00914311" w:rsidRPr="004460E7" w:rsidRDefault="00914311" w:rsidP="00914311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</w:p>
    <w:p w14:paraId="610A86EA" w14:textId="315B964A" w:rsidR="00853E30" w:rsidRPr="00750E4B" w:rsidRDefault="00853E30" w:rsidP="00C73FC0">
      <w:pPr>
        <w:jc w:val="both"/>
        <w:rPr>
          <w:b/>
          <w:bCs/>
        </w:rPr>
      </w:pPr>
      <w:r>
        <w:rPr>
          <w:b/>
          <w:bCs/>
          <w:lang w:val="en-US"/>
        </w:rPr>
        <w:t>Merge</w:t>
      </w:r>
      <w:r w:rsidRPr="00750E4B">
        <w:rPr>
          <w:b/>
          <w:bCs/>
        </w:rPr>
        <w:t xml:space="preserve"> </w:t>
      </w:r>
      <w:r>
        <w:rPr>
          <w:b/>
          <w:bCs/>
          <w:lang w:val="en-US"/>
        </w:rPr>
        <w:t>sort</w:t>
      </w:r>
      <w:r w:rsidRPr="00750E4B">
        <w:rPr>
          <w:b/>
          <w:bCs/>
        </w:rPr>
        <w:t xml:space="preserve"> </w:t>
      </w:r>
      <w:r>
        <w:rPr>
          <w:b/>
          <w:bCs/>
          <w:lang w:val="en-US"/>
        </w:rPr>
        <w:t>parallel</w:t>
      </w:r>
      <w:r w:rsidRPr="00750E4B">
        <w:rPr>
          <w:b/>
          <w:bCs/>
        </w:rPr>
        <w:t>.</w:t>
      </w:r>
    </w:p>
    <w:p w14:paraId="5E4D4E97" w14:textId="66BF25A8" w:rsidR="0092445F" w:rsidRPr="00101DB7" w:rsidRDefault="00853E30" w:rsidP="00C73FC0">
      <w:pPr>
        <w:jc w:val="both"/>
        <w:rPr>
          <w:lang w:val="en-US"/>
        </w:rPr>
      </w:pPr>
      <w:r>
        <w:t>Распараллеливается только первый шаг</w:t>
      </w:r>
      <w:r w:rsidR="0092445F">
        <w:t>, то есть фактическое исполнение происходит в 2ух потоках. Для</w:t>
      </w:r>
      <w:r w:rsidR="0092445F" w:rsidRPr="00750E4B">
        <w:rPr>
          <w:lang w:val="en-US"/>
        </w:rPr>
        <w:t xml:space="preserve"> </w:t>
      </w:r>
      <w:r w:rsidR="0092445F">
        <w:t>запуска</w:t>
      </w:r>
      <w:r w:rsidR="0092445F" w:rsidRPr="00750E4B">
        <w:rPr>
          <w:lang w:val="en-US"/>
        </w:rPr>
        <w:t xml:space="preserve"> </w:t>
      </w:r>
      <w:r w:rsidR="0092445F">
        <w:t>в</w:t>
      </w:r>
      <w:r w:rsidR="0092445F" w:rsidRPr="00750E4B">
        <w:rPr>
          <w:lang w:val="en-US"/>
        </w:rPr>
        <w:t xml:space="preserve"> </w:t>
      </w:r>
      <w:r w:rsidR="0092445F">
        <w:t>отдельном</w:t>
      </w:r>
      <w:r w:rsidR="0092445F" w:rsidRPr="00750E4B">
        <w:rPr>
          <w:lang w:val="en-US"/>
        </w:rPr>
        <w:t xml:space="preserve"> </w:t>
      </w:r>
      <w:r w:rsidR="0092445F">
        <w:t>потоке</w:t>
      </w:r>
      <w:r w:rsidR="0092445F" w:rsidRPr="00750E4B">
        <w:rPr>
          <w:lang w:val="en-US"/>
        </w:rPr>
        <w:t xml:space="preserve"> </w:t>
      </w:r>
      <w:r w:rsidR="0092445F">
        <w:t>используется</w:t>
      </w:r>
      <w:r w:rsidR="0092445F" w:rsidRPr="00750E4B">
        <w:rPr>
          <w:lang w:val="en-US"/>
        </w:rPr>
        <w:t xml:space="preserve"> </w:t>
      </w:r>
      <w:r w:rsidR="00101DB7">
        <w:rPr>
          <w:lang w:val="en-US"/>
        </w:rPr>
        <w:t>std::thread.</w:t>
      </w:r>
    </w:p>
    <w:p w14:paraId="267D8FF6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92445F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merge_sort_recursive_parallel</w:t>
      </w: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(int * a , int len )</w:t>
      </w:r>
    </w:p>
    <w:p w14:paraId="3A0897ED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</w:p>
    <w:p w14:paraId="76B9247A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buff = </w:t>
      </w:r>
      <w:r w:rsidRPr="0092445F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new</w:t>
      </w: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int[len];</w:t>
      </w:r>
    </w:p>
    <w:p w14:paraId="37B9642B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2445F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len &gt; 1 ) {</w:t>
      </w:r>
    </w:p>
    <w:p w14:paraId="5E44853C" w14:textId="4E1489DA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mid = len / 2 ;           </w:t>
      </w:r>
    </w:p>
    <w:p w14:paraId="05B830CF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63518CB" w14:textId="256ECD51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std::thread </w:t>
      </w:r>
      <w:proofErr w:type="gramStart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t1(</w:t>
      </w:r>
      <w:proofErr w:type="gramEnd"/>
      <w:r w:rsidRPr="0092445F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merge_sort_recursive</w:t>
      </w: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</w:t>
      </w:r>
      <w:r w:rsidRPr="0092445F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a</w:t>
      </w: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92445F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mid</w:t>
      </w: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 ;                  </w:t>
      </w:r>
    </w:p>
    <w:p w14:paraId="5C5C84E2" w14:textId="4B871218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std::thread </w:t>
      </w:r>
      <w:proofErr w:type="gramStart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t2(</w:t>
      </w:r>
      <w:proofErr w:type="gramEnd"/>
      <w:r w:rsidRPr="0092445F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merge_sort_recursive</w:t>
      </w: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 a+ mid+1, </w:t>
      </w:r>
      <w:r w:rsidRPr="0092445F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mid</w:t>
      </w: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);                </w:t>
      </w:r>
    </w:p>
    <w:p w14:paraId="6462C3FE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t1.join(</w:t>
      </w:r>
      <w:proofErr w:type="gramEnd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3C05C4B6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t2.join(</w:t>
      </w:r>
      <w:proofErr w:type="gramEnd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44584100" w14:textId="26C76C00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</w:p>
    <w:p w14:paraId="08C27066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merge(</w:t>
      </w:r>
      <w:proofErr w:type="gramEnd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>a, 0 , mid , len,buff );</w:t>
      </w:r>
    </w:p>
    <w:p w14:paraId="265EB2E7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1A020417" w14:textId="77777777" w:rsidR="0092445F" w:rsidRPr="0092445F" w:rsidRDefault="0092445F" w:rsidP="0092445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2445F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delete</w:t>
      </w:r>
      <w:proofErr w:type="gramEnd"/>
      <w:r w:rsidRPr="0092445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 buff;</w:t>
      </w:r>
    </w:p>
    <w:p w14:paraId="2AE1DEC0" w14:textId="4CE4E8FF" w:rsidR="003762C3" w:rsidRPr="00777625" w:rsidRDefault="0092445F" w:rsidP="0077762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044EFCE0" w14:textId="040CEDED" w:rsidR="002D265C" w:rsidRPr="002D265C" w:rsidRDefault="002D265C" w:rsidP="0092445F">
      <w:pPr>
        <w:jc w:val="both"/>
        <w:rPr>
          <w:lang w:val="en-US"/>
        </w:rPr>
      </w:pPr>
      <w:r>
        <w:rPr>
          <w:b/>
          <w:bCs/>
          <w:lang w:val="en-US"/>
        </w:rPr>
        <w:t>Quicksort parallel</w:t>
      </w:r>
    </w:p>
    <w:p w14:paraId="157C638B" w14:textId="5F852C3B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D265C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partition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 int * a,int start ,int end) {</w:t>
      </w:r>
    </w:p>
    <w:p w14:paraId="60039885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 = start + 1;</w:t>
      </w:r>
    </w:p>
    <w:p w14:paraId="49E32018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piv = a[start] ;</w:t>
      </w:r>
    </w:p>
    <w:p w14:paraId="2953139C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int j =start + 1; j &lt;= end ; j++ )  {</w:t>
      </w:r>
    </w:p>
    <w:p w14:paraId="732407CF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 a[ j ] &lt; piv) {</w:t>
      </w:r>
    </w:p>
    <w:p w14:paraId="484C7C9F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temp = a[i];</w:t>
      </w:r>
    </w:p>
    <w:p w14:paraId="3955B34F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i] = a[j];</w:t>
      </w:r>
    </w:p>
    <w:p w14:paraId="27CCA57B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j] = temp;</w:t>
      </w:r>
    </w:p>
    <w:p w14:paraId="70F539F8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i += 1;</w:t>
      </w:r>
    </w:p>
    <w:p w14:paraId="0ABDDA94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3077206E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6523EC6F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temp = a[start];</w:t>
      </w:r>
    </w:p>
    <w:p w14:paraId="2E323B50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start] = a[i-1];</w:t>
      </w:r>
    </w:p>
    <w:p w14:paraId="581A2F7F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i-1] = temp;</w:t>
      </w:r>
    </w:p>
    <w:p w14:paraId="7F9D0741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return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i-1;</w:t>
      </w:r>
    </w:p>
    <w:p w14:paraId="462C4CF0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3A7185B3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D265C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quick_sort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 int * a ,int start , int end ) {</w:t>
      </w:r>
    </w:p>
    <w:p w14:paraId="3022FE9E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start &lt; end ) {</w:t>
      </w:r>
    </w:p>
    <w:p w14:paraId="498EBE07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piv_pos = partition (a,start , end ) ;</w:t>
      </w:r>
    </w:p>
    <w:p w14:paraId="041CE917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quick_sort (a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,start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, piv_pos -1);</w:t>
      </w:r>
    </w:p>
    <w:p w14:paraId="6426C2F6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quick_sort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( a,piv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_pos +1 , end) ;</w:t>
      </w:r>
    </w:p>
    <w:p w14:paraId="5F12A097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68A7B478" w14:textId="362B3149" w:rsid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520EB705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2D265C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quick_sort_parralel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 int * a ,int start , int end ) {</w:t>
      </w:r>
    </w:p>
    <w:p w14:paraId="199016D5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start &lt; end ) {</w:t>
      </w:r>
    </w:p>
    <w:p w14:paraId="47C89EF4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piv_pos = partition (a,start , end ) ;</w:t>
      </w:r>
    </w:p>
    <w:p w14:paraId="2C3DF8C3" w14:textId="250FA89A" w:rsidR="002D265C" w:rsidRPr="002D265C" w:rsidRDefault="003762C3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="002D265C"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std::thread </w:t>
      </w:r>
      <w:proofErr w:type="gramStart"/>
      <w:r w:rsidR="002D265C"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t1(</w:t>
      </w:r>
      <w:proofErr w:type="gramEnd"/>
      <w:r w:rsidR="002D265C"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quick_sort</w:t>
      </w:r>
      <w:r w:rsidR="002D265C"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="002D265C"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a</w:t>
      </w:r>
      <w:r w:rsidR="002D265C"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="002D265C"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start</w:t>
      </w:r>
      <w:r w:rsidR="002D265C"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, piv_pos -1);</w:t>
      </w:r>
    </w:p>
    <w:p w14:paraId="607D29A1" w14:textId="77777777" w:rsidR="002D265C" w:rsidRPr="002D265C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std::thread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t2(</w:t>
      </w:r>
      <w:proofErr w:type="gramEnd"/>
      <w:r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quick_sort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a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,piv_pos +1 , </w:t>
      </w:r>
      <w:r w:rsidRPr="002D265C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end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) ;</w:t>
      </w:r>
    </w:p>
    <w:p w14:paraId="3CB2E8B2" w14:textId="77777777" w:rsidR="002D265C" w:rsidRPr="00750E4B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t</w:t>
      </w:r>
      <w:r w:rsidRPr="00750E4B">
        <w:rPr>
          <w:rFonts w:ascii="Courier New" w:hAnsi="Courier New" w:cs="Courier New"/>
          <w:color w:val="000000"/>
          <w:sz w:val="21"/>
          <w:szCs w:val="21"/>
        </w:rPr>
        <w:t>1.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join</w:t>
      </w:r>
      <w:r w:rsidRPr="00750E4B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750E4B">
        <w:rPr>
          <w:rFonts w:ascii="Courier New" w:hAnsi="Courier New" w:cs="Courier New"/>
          <w:color w:val="000000"/>
          <w:sz w:val="21"/>
          <w:szCs w:val="21"/>
        </w:rPr>
        <w:t>);</w:t>
      </w:r>
    </w:p>
    <w:p w14:paraId="43743BE3" w14:textId="429E5E3B" w:rsidR="002D265C" w:rsidRPr="00750E4B" w:rsidRDefault="002D265C" w:rsidP="002D265C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750E4B">
        <w:rPr>
          <w:rFonts w:ascii="Courier New" w:hAnsi="Courier New" w:cs="Courier New"/>
          <w:color w:val="000000"/>
          <w:sz w:val="21"/>
          <w:szCs w:val="21"/>
        </w:rPr>
        <w:t xml:space="preserve">        </w:t>
      </w:r>
      <w:proofErr w:type="gramStart"/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t</w:t>
      </w:r>
      <w:r w:rsidRPr="00750E4B">
        <w:rPr>
          <w:rFonts w:ascii="Courier New" w:hAnsi="Courier New" w:cs="Courier New"/>
          <w:color w:val="000000"/>
          <w:sz w:val="21"/>
          <w:szCs w:val="21"/>
        </w:rPr>
        <w:t>2.</w:t>
      </w:r>
      <w:r w:rsidRPr="002D265C">
        <w:rPr>
          <w:rFonts w:ascii="Courier New" w:hAnsi="Courier New" w:cs="Courier New"/>
          <w:color w:val="000000"/>
          <w:sz w:val="21"/>
          <w:szCs w:val="21"/>
          <w:lang w:val="en-US"/>
        </w:rPr>
        <w:t>join</w:t>
      </w:r>
      <w:r w:rsidRPr="00750E4B">
        <w:rPr>
          <w:rFonts w:ascii="Courier New" w:hAnsi="Courier New" w:cs="Courier New"/>
          <w:color w:val="000000"/>
          <w:sz w:val="21"/>
          <w:szCs w:val="21"/>
        </w:rPr>
        <w:t>(</w:t>
      </w:r>
      <w:proofErr w:type="gramEnd"/>
      <w:r w:rsidRPr="00750E4B">
        <w:rPr>
          <w:rFonts w:ascii="Courier New" w:hAnsi="Courier New" w:cs="Courier New"/>
          <w:color w:val="000000"/>
          <w:sz w:val="21"/>
          <w:szCs w:val="21"/>
        </w:rPr>
        <w:t>);}}</w:t>
      </w:r>
    </w:p>
    <w:p w14:paraId="7EABC36C" w14:textId="6A7A882C" w:rsidR="002D265C" w:rsidRDefault="003762C3" w:rsidP="0092445F">
      <w:pPr>
        <w:jc w:val="both"/>
      </w:pPr>
      <w:r>
        <w:t xml:space="preserve">Для того чтобы показать влияние выбора опорного элемента на время работы алгоритма первичное разбиение происходит не пополам, а относительно опорного элемента. </w:t>
      </w:r>
    </w:p>
    <w:p w14:paraId="79C6FB9D" w14:textId="68B27C0F" w:rsidR="000473C2" w:rsidRPr="000473C2" w:rsidRDefault="000473C2" w:rsidP="0092445F">
      <w:pPr>
        <w:jc w:val="both"/>
        <w:rPr>
          <w:b/>
          <w:bCs/>
          <w:lang w:val="en-US"/>
        </w:rPr>
      </w:pPr>
      <w:r w:rsidRPr="000473C2">
        <w:rPr>
          <w:b/>
          <w:bCs/>
          <w:lang w:val="en-US"/>
        </w:rPr>
        <w:t xml:space="preserve">Radix </w:t>
      </w:r>
      <w:proofErr w:type="gramStart"/>
      <w:r w:rsidRPr="000473C2">
        <w:rPr>
          <w:b/>
          <w:bCs/>
          <w:lang w:val="en-US"/>
        </w:rPr>
        <w:t>sort(</w:t>
      </w:r>
      <w:proofErr w:type="gramEnd"/>
      <w:r w:rsidRPr="000473C2">
        <w:rPr>
          <w:b/>
          <w:bCs/>
          <w:lang w:val="en-US"/>
        </w:rPr>
        <w:t>10,LSD)</w:t>
      </w:r>
      <w:r w:rsidR="0090792A">
        <w:rPr>
          <w:b/>
          <w:bCs/>
          <w:lang w:val="en-US"/>
        </w:rPr>
        <w:t>[9]</w:t>
      </w:r>
      <w:r>
        <w:rPr>
          <w:b/>
          <w:bCs/>
          <w:lang w:val="en-US"/>
        </w:rPr>
        <w:t>.</w:t>
      </w:r>
    </w:p>
    <w:p w14:paraId="2CD50245" w14:textId="6401555B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color w:val="000000"/>
          <w:sz w:val="21"/>
          <w:szCs w:val="21"/>
          <w:lang w:val="en-US"/>
        </w:rPr>
      </w:pPr>
      <w:proofErr w:type="gramStart"/>
      <w:r w:rsidRPr="003762C3">
        <w:rPr>
          <w:color w:val="000000"/>
          <w:sz w:val="21"/>
          <w:szCs w:val="21"/>
          <w:lang w:val="en-US"/>
        </w:rPr>
        <w:t>void</w:t>
      </w:r>
      <w:proofErr w:type="gramEnd"/>
      <w:r w:rsidRPr="003762C3">
        <w:rPr>
          <w:color w:val="000000"/>
          <w:sz w:val="21"/>
          <w:szCs w:val="21"/>
          <w:lang w:val="en-US"/>
        </w:rPr>
        <w:t xml:space="preserve"> </w:t>
      </w:r>
      <w:r w:rsidRPr="003762C3">
        <w:rPr>
          <w:b/>
          <w:bCs/>
          <w:color w:val="000000"/>
          <w:sz w:val="21"/>
          <w:szCs w:val="21"/>
          <w:lang w:val="en-US"/>
        </w:rPr>
        <w:t>countsortradix</w:t>
      </w:r>
      <w:r w:rsidRPr="003762C3">
        <w:rPr>
          <w:color w:val="000000"/>
          <w:sz w:val="21"/>
          <w:szCs w:val="21"/>
          <w:lang w:val="en-US"/>
        </w:rPr>
        <w:t>(int * a, int n, int place, int * buff)</w:t>
      </w:r>
    </w:p>
    <w:p w14:paraId="02C4E225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</w:p>
    <w:p w14:paraId="56244715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range = 10;</w:t>
      </w:r>
    </w:p>
    <w:p w14:paraId="36E28169" w14:textId="4C587185" w:rsidR="003762C3" w:rsidRPr="003762C3" w:rsidRDefault="00796E7A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i,freq[range];         </w:t>
      </w:r>
    </w:p>
    <w:p w14:paraId="2A8B783B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 = 0; i&lt;range; i++){</w:t>
      </w:r>
    </w:p>
    <w:p w14:paraId="4390362A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freq[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i] = 0;</w:t>
      </w:r>
    </w:p>
    <w:p w14:paraId="194D48B8" w14:textId="1964D552" w:rsidR="003762C3" w:rsidRPr="003762C3" w:rsidRDefault="00796E7A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44EB7643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i=0;i&lt;n;i++){</w:t>
      </w:r>
    </w:p>
    <w:p w14:paraId="1824C3C1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freq[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(a[i]/place)%range]++;</w:t>
      </w:r>
    </w:p>
    <w:p w14:paraId="4025A8B2" w14:textId="7807E723" w:rsidR="003762C3" w:rsidRPr="003762C3" w:rsidRDefault="00796E7A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7FC58AC1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i=1;i&lt;range;i++)</w:t>
      </w:r>
    </w:p>
    <w:p w14:paraId="58690300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freq[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i]+=freq[i-1];</w:t>
      </w:r>
    </w:p>
    <w:p w14:paraId="4FA4FEA0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7C921FC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i=n-1;i&gt;=0;i--)</w:t>
      </w:r>
    </w:p>
    <w:p w14:paraId="4A297C90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{</w:t>
      </w:r>
    </w:p>
    <w:p w14:paraId="349C8D1C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buff[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freq[(a[i]/place)%range]-1] =a[i];</w:t>
      </w:r>
    </w:p>
    <w:p w14:paraId="74DE3B1E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freq[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(a[i]/place)%range]--;</w:t>
      </w:r>
    </w:p>
    <w:p w14:paraId="0C8EE6D6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613A59CF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69451A3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for</w:t>
      </w: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i=0;i&lt;n;i++)</w:t>
      </w:r>
    </w:p>
    <w:p w14:paraId="530CA238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i]=buff[i];</w:t>
      </w:r>
    </w:p>
    <w:p w14:paraId="395CB64F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34CAD13D" w14:textId="2581D3B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3762C3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radix_sort</w:t>
      </w: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(int * a ,int n,int maxx)            </w:t>
      </w:r>
    </w:p>
    <w:p w14:paraId="63C9D126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</w:p>
    <w:p w14:paraId="50697D4A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mul=1;</w:t>
      </w:r>
    </w:p>
    <w:p w14:paraId="79F85B98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buff = </w:t>
      </w:r>
      <w:r w:rsidRPr="003762C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new</w:t>
      </w: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int[n];</w:t>
      </w:r>
    </w:p>
    <w:p w14:paraId="47DEBCA5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3762C3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while</w:t>
      </w: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maxx)</w:t>
      </w:r>
    </w:p>
    <w:p w14:paraId="46F7EB78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{</w:t>
      </w:r>
    </w:p>
    <w:p w14:paraId="1FCA6FDA" w14:textId="77777777" w:rsidR="003762C3" w:rsidRPr="003762C3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countsortradix(</w:t>
      </w:r>
      <w:proofErr w:type="gramEnd"/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>a,n,mul,buff);</w:t>
      </w:r>
    </w:p>
    <w:p w14:paraId="3431BA24" w14:textId="77777777" w:rsidR="003762C3" w:rsidRPr="00750E4B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3762C3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mul</w:t>
      </w:r>
      <w:proofErr w:type="gramEnd"/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*=10;</w:t>
      </w:r>
    </w:p>
    <w:p w14:paraId="196DC691" w14:textId="00A3E695" w:rsidR="003762C3" w:rsidRPr="00750E4B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maxx</w:t>
      </w:r>
      <w:proofErr w:type="gramEnd"/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>/=10;</w:t>
      </w:r>
    </w:p>
    <w:p w14:paraId="23677B06" w14:textId="77777777" w:rsidR="003762C3" w:rsidRPr="00750E4B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42602D08" w14:textId="5091E642" w:rsidR="003762C3" w:rsidRPr="00750E4B" w:rsidRDefault="003762C3" w:rsidP="003762C3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750E4B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delete</w:t>
      </w:r>
      <w:proofErr w:type="gramEnd"/>
      <w:r w:rsidRPr="00750E4B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[] buff;}</w:t>
      </w:r>
    </w:p>
    <w:p w14:paraId="08CFDC18" w14:textId="656B20A9" w:rsidR="002D265C" w:rsidRDefault="00E34444" w:rsidP="0092445F">
      <w:pPr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 xml:space="preserve">CsSort </w:t>
      </w:r>
      <w:r>
        <w:rPr>
          <w:b/>
          <w:bCs/>
        </w:rPr>
        <w:t>и</w:t>
      </w:r>
      <w:r w:rsidRPr="00750E4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CsSortParallel</w:t>
      </w:r>
      <w:r w:rsidR="00566C00">
        <w:rPr>
          <w:b/>
          <w:bCs/>
          <w:lang w:val="en-US"/>
        </w:rPr>
        <w:t>.</w:t>
      </w:r>
      <w:proofErr w:type="gramEnd"/>
    </w:p>
    <w:p w14:paraId="17356524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66C00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divisor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(int * Q, int a, int x, int y){</w:t>
      </w:r>
    </w:p>
    <w:p w14:paraId="7675E400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 = x;</w:t>
      </w:r>
    </w:p>
    <w:p w14:paraId="23B8D09C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 = y;</w:t>
      </w:r>
    </w:p>
    <w:p w14:paraId="0427A6D9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bool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 = 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false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003892D3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56560C7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while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 &lt; j){</w:t>
      </w:r>
    </w:p>
    <w:p w14:paraId="6D3E67A4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Q[i] &gt;= a){</w:t>
      </w:r>
    </w:p>
    <w:p w14:paraId="0E1AF360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p = 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true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AF76C0A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while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(i &lt; j)&amp;&amp; (Q[j] &gt;= a)) --j;</w:t>
      </w:r>
    </w:p>
    <w:p w14:paraId="40F87E05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i!=j){</w:t>
      </w:r>
    </w:p>
    <w:p w14:paraId="18075D1C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temp = Q[j];</w:t>
      </w:r>
    </w:p>
    <w:p w14:paraId="6D8BC619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Q[j] = Q[i];</w:t>
      </w:r>
    </w:p>
    <w:p w14:paraId="263B9F80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Q[i] = temp;</w:t>
      </w:r>
    </w:p>
    <w:p w14:paraId="5862B310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}</w:t>
      </w:r>
    </w:p>
    <w:p w14:paraId="5D7C442D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03506A9D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3F16AA9A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639BBE2C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p) 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return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j;</w:t>
      </w:r>
    </w:p>
    <w:p w14:paraId="4811D9FF" w14:textId="4BD970B6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else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return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-1;</w:t>
      </w:r>
    </w:p>
    <w:p w14:paraId="38EE65E5" w14:textId="7A3D4075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CC7C28E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66C00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BinAlg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(std::vector&lt;int&gt; &amp; S,int c, int max){</w:t>
      </w:r>
    </w:p>
    <w:p w14:paraId="68A59454" w14:textId="6FC5E60F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double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 = max;</w:t>
      </w:r>
    </w:p>
    <w:p w14:paraId="333842D1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while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n != 0){</w:t>
      </w:r>
    </w:p>
    <w:p w14:paraId="10681FC6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S.push_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back(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std::ceil(n/c));</w:t>
      </w:r>
    </w:p>
    <w:p w14:paraId="26B6D083" w14:textId="1617B58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n -= std::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ceil(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n/c);</w:t>
      </w:r>
    </w:p>
    <w:p w14:paraId="54C9B231" w14:textId="269BBB0F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04AB71C5" w14:textId="3F63FF13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40383B8D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66C00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sort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(int * Q, int * S, int xS, int yS, int a, int x, int y ){</w:t>
      </w:r>
    </w:p>
    <w:p w14:paraId="485177C6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 &gt;= y) || (xS &gt;= yS)) 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return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786CC1D1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F54556D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z = divisor(Q,a + S[xS],x,y);</w:t>
      </w:r>
    </w:p>
    <w:p w14:paraId="615E2304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z&gt;= 0){</w:t>
      </w:r>
    </w:p>
    <w:p w14:paraId="37E1FFA5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sort(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Q,S,xS+1,yS,a + S[xS],z,y);</w:t>
      </w:r>
    </w:p>
    <w:p w14:paraId="74192518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sort(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Q,S,xS+1,yS,a,x,z-1);</w:t>
      </w:r>
    </w:p>
    <w:p w14:paraId="03B106DA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396099DC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else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sort(Q,S,xS+1,yS,a,x,y);</w:t>
      </w:r>
    </w:p>
    <w:p w14:paraId="49FB5D65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B3AC8AD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9317EA6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AD46C10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66C00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sort_p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(int * Q, int * S, int xS, int yS, int a, int x, int y ){</w:t>
      </w:r>
    </w:p>
    <w:p w14:paraId="7C2CA060" w14:textId="0F531E78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(x &gt;= y) || (xS &gt;= yS)) 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return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57116DCC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z = divisor(Q,a + S[xS],x,y);</w:t>
      </w:r>
    </w:p>
    <w:p w14:paraId="7A2BA27F" w14:textId="1ADED06D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z&gt;= 0){</w:t>
      </w:r>
    </w:p>
    <w:p w14:paraId="7705DB4B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std::thread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t1(</w:t>
      </w:r>
      <w:proofErr w:type="gramEnd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sort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Q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S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,xS+1,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yS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,a + S[xS],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z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y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36BAC183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std::thread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t2(</w:t>
      </w:r>
      <w:proofErr w:type="gramEnd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sort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Q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S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,xS+1,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yS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a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x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,z-1);</w:t>
      </w:r>
    </w:p>
    <w:p w14:paraId="359E7C68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t1.join(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1C177601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t2.join(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4B16BE22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1BE85E80" w14:textId="70EEAC41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else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sort_p(Q,S,xS+1,yS,a,x,y);</w:t>
      </w:r>
    </w:p>
    <w:p w14:paraId="3C7E1BD5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FEBB938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66C00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CsSort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(int * Q, int len, int max = 0, double c = 2){</w:t>
      </w:r>
    </w:p>
    <w:p w14:paraId="012D5896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c &lt; 2) 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return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FF9D898" w14:textId="53FEDC78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max == 0) max = INT_MAX;</w:t>
      </w:r>
    </w:p>
    <w:p w14:paraId="15D4654B" w14:textId="1F8F355C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std::vector&lt;int&gt; S;</w:t>
      </w:r>
    </w:p>
    <w:p w14:paraId="103E9D14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BinAlg(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S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,c,max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40BE7FA4" w14:textId="29EB7712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sort(Q,S.data(),0,S.size(),0,0,len-1);</w:t>
      </w:r>
    </w:p>
    <w:p w14:paraId="42155513" w14:textId="1347936D" w:rsidR="00566C00" w:rsidRPr="000055DA" w:rsidRDefault="00566C00" w:rsidP="000055DA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476D99BC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</w:t>
      </w:r>
      <w:r w:rsidRPr="00566C00">
        <w:rPr>
          <w:rFonts w:ascii="Courier New" w:hAnsi="Courier New" w:cs="Courier New"/>
          <w:b/>
          <w:bCs/>
          <w:color w:val="000000"/>
          <w:sz w:val="21"/>
          <w:szCs w:val="21"/>
          <w:lang w:val="en-US"/>
        </w:rPr>
        <w:t>CsSortParallel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(int * Q, int len, int max = 0, double c = 2){</w:t>
      </w:r>
    </w:p>
    <w:p w14:paraId="52AFA759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c &lt; 2) 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return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0C309E89" w14:textId="735CBD75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if</w:t>
      </w: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(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max == 0) max = INT_MAX;</w:t>
      </w:r>
    </w:p>
    <w:p w14:paraId="3F662C6B" w14:textId="47DD37DA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std::vector&lt;int&gt; S;</w:t>
      </w:r>
    </w:p>
    <w:p w14:paraId="4DC2E228" w14:textId="77777777" w:rsidR="00566C00" w:rsidRPr="00566C00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BinAlg(</w:t>
      </w:r>
      <w:r w:rsidRPr="00566C00">
        <w:rPr>
          <w:rFonts w:ascii="Courier New" w:hAnsi="Courier New" w:cs="Courier New"/>
          <w:i/>
          <w:iCs/>
          <w:color w:val="000000"/>
          <w:sz w:val="21"/>
          <w:szCs w:val="21"/>
          <w:lang w:val="en-US"/>
        </w:rPr>
        <w:t>S</w:t>
      </w:r>
      <w:proofErr w:type="gramStart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,c,max</w:t>
      </w:r>
      <w:proofErr w:type="gramEnd"/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1F8E32BB" w14:textId="258BF99E" w:rsidR="00566C00" w:rsidRPr="000055DA" w:rsidRDefault="00566C00" w:rsidP="00566C00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566C00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sort_p(Q,S.data(),0,S.size(),0,0,len-1);</w:t>
      </w:r>
      <w:r w:rsidRPr="000055DA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59D0D759" w14:textId="6B96A63F" w:rsidR="00566C00" w:rsidRDefault="0067756B" w:rsidP="0092445F">
      <w:pPr>
        <w:jc w:val="both"/>
      </w:pPr>
      <w:r>
        <w:t xml:space="preserve">Для демонстрации влияния выбора элемента порождающей последовательности разбиение для распараллеливания производится по нему. </w:t>
      </w:r>
    </w:p>
    <w:p w14:paraId="14780776" w14:textId="508E0CF9" w:rsidR="00796E7A" w:rsidRPr="00796E7A" w:rsidRDefault="00796E7A" w:rsidP="00E85377">
      <w:pPr>
        <w:pStyle w:val="2"/>
        <w:numPr>
          <w:ilvl w:val="1"/>
          <w:numId w:val="15"/>
        </w:numPr>
        <w:ind w:left="0" w:firstLine="0"/>
        <w:jc w:val="center"/>
      </w:pPr>
      <w:bookmarkStart w:id="121" w:name="_Toc74787713"/>
      <w:r>
        <w:t>Сравнение алгоритмов сортировки.</w:t>
      </w:r>
      <w:bookmarkEnd w:id="121"/>
    </w:p>
    <w:p w14:paraId="36482874" w14:textId="77777777" w:rsidR="00796E7A" w:rsidRDefault="00796E7A" w:rsidP="00796E7A">
      <w:pPr>
        <w:jc w:val="both"/>
      </w:pPr>
      <w:r>
        <w:t>Типы последовательностей:</w:t>
      </w:r>
    </w:p>
    <w:p w14:paraId="6D736A15" w14:textId="7FB99EB0" w:rsidR="005551EB" w:rsidRDefault="005551EB" w:rsidP="00E85377">
      <w:pPr>
        <w:pStyle w:val="a3"/>
        <w:numPr>
          <w:ilvl w:val="0"/>
          <w:numId w:val="19"/>
        </w:numPr>
        <w:jc w:val="both"/>
      </w:pPr>
      <w:r>
        <w:t>Случайная последовательность;</w:t>
      </w:r>
    </w:p>
    <w:p w14:paraId="2C8FB7D5" w14:textId="06ED092D" w:rsidR="00796E7A" w:rsidRDefault="00796E7A" w:rsidP="00E85377">
      <w:pPr>
        <w:pStyle w:val="a3"/>
        <w:numPr>
          <w:ilvl w:val="0"/>
          <w:numId w:val="19"/>
        </w:numPr>
        <w:jc w:val="both"/>
      </w:pPr>
      <w:r>
        <w:t>Абсолютно плотная последовательность без повторений;</w:t>
      </w:r>
    </w:p>
    <w:p w14:paraId="208C3D26" w14:textId="3943D485" w:rsidR="00796E7A" w:rsidRDefault="00796E7A" w:rsidP="00E85377">
      <w:pPr>
        <w:pStyle w:val="a3"/>
        <w:numPr>
          <w:ilvl w:val="0"/>
          <w:numId w:val="19"/>
        </w:numPr>
        <w:jc w:val="both"/>
      </w:pPr>
      <w:r>
        <w:t>Абсолютно плотная последовательность с повторениями;</w:t>
      </w:r>
    </w:p>
    <w:p w14:paraId="3F129B51" w14:textId="7B140AB3" w:rsidR="00796E7A" w:rsidRDefault="00796E7A" w:rsidP="00E85377">
      <w:pPr>
        <w:pStyle w:val="a3"/>
        <w:numPr>
          <w:ilvl w:val="0"/>
          <w:numId w:val="19"/>
        </w:numPr>
        <w:jc w:val="both"/>
      </w:pPr>
      <w:r>
        <w:t>Последовательность с ограничениями;</w:t>
      </w:r>
    </w:p>
    <w:p w14:paraId="47DD5B53" w14:textId="00D9B839" w:rsidR="00796E7A" w:rsidRDefault="004D718C" w:rsidP="00E85377">
      <w:pPr>
        <w:pStyle w:val="a3"/>
        <w:numPr>
          <w:ilvl w:val="0"/>
          <w:numId w:val="19"/>
        </w:numPr>
        <w:jc w:val="both"/>
      </w:pPr>
      <w:r>
        <w:t>Последовательность с ограничениями</w:t>
      </w:r>
      <w:r w:rsidR="00796E7A">
        <w:t>, с повторениями;</w:t>
      </w:r>
    </w:p>
    <w:p w14:paraId="12056462" w14:textId="7148E59D" w:rsidR="00796E7A" w:rsidRDefault="00796E7A" w:rsidP="00E85377">
      <w:pPr>
        <w:pStyle w:val="a3"/>
        <w:numPr>
          <w:ilvl w:val="0"/>
          <w:numId w:val="19"/>
        </w:numPr>
        <w:jc w:val="both"/>
      </w:pPr>
      <w:r>
        <w:t>Последовательности неравномерной плотности;</w:t>
      </w:r>
    </w:p>
    <w:p w14:paraId="73E8C649" w14:textId="13F6275A" w:rsidR="00796E7A" w:rsidRDefault="00796E7A" w:rsidP="00E85377">
      <w:pPr>
        <w:pStyle w:val="a3"/>
        <w:numPr>
          <w:ilvl w:val="0"/>
          <w:numId w:val="19"/>
        </w:numPr>
        <w:jc w:val="both"/>
      </w:pPr>
      <w:r>
        <w:t>Частично отсортированные последовательности неравномерной плотности.</w:t>
      </w:r>
    </w:p>
    <w:p w14:paraId="655056C0" w14:textId="561CE049" w:rsidR="00B742E0" w:rsidRPr="00B742E0" w:rsidRDefault="00B742E0" w:rsidP="00E85377">
      <w:pPr>
        <w:pStyle w:val="a3"/>
        <w:numPr>
          <w:ilvl w:val="0"/>
          <w:numId w:val="19"/>
        </w:numPr>
        <w:jc w:val="both"/>
      </w:pPr>
      <w:r w:rsidRPr="00B742E0">
        <w:rPr>
          <w:rFonts w:eastAsiaTheme="minorEastAsia"/>
        </w:rPr>
        <w:t>Плотные последовательности с повторениями и низкой разрядностью</w:t>
      </w:r>
    </w:p>
    <w:p w14:paraId="24741D2D" w14:textId="0B32F739" w:rsidR="005551EB" w:rsidRPr="005551EB" w:rsidRDefault="005551EB" w:rsidP="005551EB">
      <w:pPr>
        <w:jc w:val="both"/>
      </w:pPr>
      <w:r>
        <w:lastRenderedPageBreak/>
        <w:t>В заголовке каждой диаграммы указано имя алгоритма для генерации последовательности.</w:t>
      </w:r>
    </w:p>
    <w:p w14:paraId="72C3E393" w14:textId="3F791DAC" w:rsidR="00796E7A" w:rsidRDefault="005551EB" w:rsidP="00796E7A">
      <w:pPr>
        <w:rPr>
          <w:b/>
        </w:rPr>
      </w:pPr>
      <w:r w:rsidRPr="005551EB">
        <w:rPr>
          <w:b/>
        </w:rPr>
        <w:t>Случайная последовательность</w:t>
      </w:r>
      <w:r w:rsidR="00C424E1" w:rsidRPr="005551EB">
        <w:rPr>
          <w:b/>
        </w:rPr>
        <w:t>.</w:t>
      </w:r>
    </w:p>
    <w:p w14:paraId="39155646" w14:textId="77777777" w:rsidR="005E1AE6" w:rsidRPr="00B40639" w:rsidRDefault="005E1AE6" w:rsidP="005E1AE6">
      <w:pPr>
        <w:jc w:val="both"/>
      </w:pPr>
      <w:r>
        <w:t xml:space="preserve">На данной последовательности заметно, что все алгоритмы почти линейно растут, кроме странного поведения </w:t>
      </w:r>
      <w:r>
        <w:rPr>
          <w:lang w:val="en-US"/>
        </w:rPr>
        <w:t>Quicksort</w:t>
      </w:r>
      <w:r w:rsidRPr="00B40639">
        <w:t>_</w:t>
      </w:r>
      <w:r>
        <w:rPr>
          <w:lang w:val="en-US"/>
        </w:rPr>
        <w:t>P</w:t>
      </w:r>
      <w:r>
        <w:t xml:space="preserve">. Это обусловлено удачным выбором элемента для первичного </w:t>
      </w:r>
      <w:proofErr w:type="gramStart"/>
      <w:r>
        <w:t>распараллеливания</w:t>
      </w:r>
      <w:proofErr w:type="gramEnd"/>
      <w:r>
        <w:t xml:space="preserve"> и эффективность сортировки растет, даже не смотря на самую лучшую реализацию.</w:t>
      </w:r>
    </w:p>
    <w:p w14:paraId="01CF8558" w14:textId="77777777" w:rsidR="005E1AE6" w:rsidRDefault="005E1AE6" w:rsidP="005E1AE6">
      <w:pPr>
        <w:jc w:val="right"/>
        <w:rPr>
          <w:noProof/>
        </w:rPr>
      </w:pPr>
      <w:r>
        <w:t xml:space="preserve">Таблица 8 - </w:t>
      </w:r>
      <w:r>
        <w:rPr>
          <w:noProof/>
        </w:rPr>
        <w:t>время работы алгоритмов на случайных последовательностях.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42"/>
        <w:gridCol w:w="1384"/>
        <w:gridCol w:w="1599"/>
        <w:gridCol w:w="1037"/>
        <w:gridCol w:w="1613"/>
        <w:gridCol w:w="1190"/>
        <w:gridCol w:w="936"/>
        <w:gridCol w:w="1070"/>
      </w:tblGrid>
      <w:tr w:rsidR="005E1AE6" w:rsidRPr="00F71BC9" w14:paraId="25221115" w14:textId="77777777" w:rsidTr="000E669A">
        <w:trPr>
          <w:trHeight w:val="300"/>
        </w:trPr>
        <w:tc>
          <w:tcPr>
            <w:tcW w:w="743" w:type="dxa"/>
            <w:noWrap/>
            <w:hideMark/>
          </w:tcPr>
          <w:p w14:paraId="113B34AC" w14:textId="77777777" w:rsidR="005E1AE6" w:rsidRPr="00174655" w:rsidRDefault="005E1AE6" w:rsidP="00777625">
            <w:pPr>
              <w:pStyle w:val="af0"/>
              <w:rPr>
                <w:lang w:val="ru-RU"/>
              </w:rPr>
            </w:pPr>
          </w:p>
        </w:tc>
        <w:tc>
          <w:tcPr>
            <w:tcW w:w="1384" w:type="dxa"/>
            <w:noWrap/>
            <w:hideMark/>
          </w:tcPr>
          <w:p w14:paraId="27606AB4" w14:textId="77777777" w:rsidR="005E1AE6" w:rsidRPr="00F71BC9" w:rsidRDefault="005E1AE6" w:rsidP="00777625">
            <w:pPr>
              <w:pStyle w:val="af0"/>
            </w:pPr>
            <w:r w:rsidRPr="00F71BC9">
              <w:t>merge_sort</w:t>
            </w:r>
          </w:p>
        </w:tc>
        <w:tc>
          <w:tcPr>
            <w:tcW w:w="1600" w:type="dxa"/>
            <w:noWrap/>
            <w:hideMark/>
          </w:tcPr>
          <w:p w14:paraId="38EA390F" w14:textId="77777777" w:rsidR="005E1AE6" w:rsidRPr="00F71BC9" w:rsidRDefault="005E1AE6" w:rsidP="00777625">
            <w:pPr>
              <w:pStyle w:val="af0"/>
            </w:pPr>
            <w:r w:rsidRPr="00F71BC9">
              <w:t>merge_sort_p</w:t>
            </w:r>
          </w:p>
        </w:tc>
        <w:tc>
          <w:tcPr>
            <w:tcW w:w="1037" w:type="dxa"/>
            <w:noWrap/>
            <w:hideMark/>
          </w:tcPr>
          <w:p w14:paraId="0C9BBABC" w14:textId="77777777" w:rsidR="005E1AE6" w:rsidRPr="00F71BC9" w:rsidRDefault="005E1AE6" w:rsidP="00777625">
            <w:pPr>
              <w:pStyle w:val="af0"/>
            </w:pPr>
            <w:r w:rsidRPr="00F71BC9">
              <w:t>std::sort</w:t>
            </w:r>
          </w:p>
        </w:tc>
        <w:tc>
          <w:tcPr>
            <w:tcW w:w="1614" w:type="dxa"/>
            <w:noWrap/>
            <w:hideMark/>
          </w:tcPr>
          <w:p w14:paraId="4D57804F" w14:textId="77777777" w:rsidR="005E1AE6" w:rsidRPr="00F71BC9" w:rsidRDefault="005E1AE6" w:rsidP="00777625">
            <w:pPr>
              <w:pStyle w:val="af0"/>
            </w:pPr>
            <w:r w:rsidRPr="00F71BC9">
              <w:t>quick_sort_p</w:t>
            </w:r>
          </w:p>
        </w:tc>
        <w:tc>
          <w:tcPr>
            <w:tcW w:w="1189" w:type="dxa"/>
            <w:noWrap/>
            <w:hideMark/>
          </w:tcPr>
          <w:p w14:paraId="30E23183" w14:textId="77777777" w:rsidR="005E1AE6" w:rsidRPr="00F71BC9" w:rsidRDefault="005E1AE6" w:rsidP="00777625">
            <w:pPr>
              <w:pStyle w:val="af0"/>
            </w:pPr>
            <w:r w:rsidRPr="00F71BC9">
              <w:t>radix_sort</w:t>
            </w:r>
          </w:p>
        </w:tc>
        <w:tc>
          <w:tcPr>
            <w:tcW w:w="935" w:type="dxa"/>
            <w:noWrap/>
            <w:hideMark/>
          </w:tcPr>
          <w:p w14:paraId="70924E1F" w14:textId="77777777" w:rsidR="005E1AE6" w:rsidRPr="00F71BC9" w:rsidRDefault="005E1AE6" w:rsidP="00777625">
            <w:pPr>
              <w:pStyle w:val="af0"/>
            </w:pPr>
            <w:proofErr w:type="gramStart"/>
            <w:r w:rsidRPr="00F71BC9">
              <w:t>csSort</w:t>
            </w:r>
            <w:proofErr w:type="gramEnd"/>
          </w:p>
        </w:tc>
        <w:tc>
          <w:tcPr>
            <w:tcW w:w="1069" w:type="dxa"/>
            <w:noWrap/>
            <w:hideMark/>
          </w:tcPr>
          <w:p w14:paraId="37CBEBCE" w14:textId="77777777" w:rsidR="005E1AE6" w:rsidRPr="00F71BC9" w:rsidRDefault="005E1AE6" w:rsidP="00777625">
            <w:pPr>
              <w:pStyle w:val="af0"/>
            </w:pPr>
            <w:r w:rsidRPr="00F71BC9">
              <w:t>csSort_P</w:t>
            </w:r>
          </w:p>
        </w:tc>
      </w:tr>
      <w:tr w:rsidR="005E1AE6" w:rsidRPr="00F71BC9" w14:paraId="05735251" w14:textId="77777777" w:rsidTr="000E669A">
        <w:trPr>
          <w:trHeight w:val="300"/>
        </w:trPr>
        <w:tc>
          <w:tcPr>
            <w:tcW w:w="743" w:type="dxa"/>
            <w:noWrap/>
            <w:hideMark/>
          </w:tcPr>
          <w:p w14:paraId="26F624E7" w14:textId="77777777" w:rsidR="005E1AE6" w:rsidRPr="00F71BC9" w:rsidRDefault="005E1AE6" w:rsidP="00777625">
            <w:pPr>
              <w:pStyle w:val="af0"/>
            </w:pPr>
            <w:r w:rsidRPr="00F71BC9">
              <w:t>1E+7</w:t>
            </w:r>
          </w:p>
        </w:tc>
        <w:tc>
          <w:tcPr>
            <w:tcW w:w="1384" w:type="dxa"/>
            <w:noWrap/>
            <w:hideMark/>
          </w:tcPr>
          <w:p w14:paraId="4BF27654" w14:textId="77777777" w:rsidR="005E1AE6" w:rsidRPr="00F71BC9" w:rsidRDefault="005E1AE6" w:rsidP="00777625">
            <w:pPr>
              <w:pStyle w:val="af0"/>
            </w:pPr>
            <w:r w:rsidRPr="00F71BC9">
              <w:t>1279</w:t>
            </w:r>
          </w:p>
        </w:tc>
        <w:tc>
          <w:tcPr>
            <w:tcW w:w="1600" w:type="dxa"/>
            <w:noWrap/>
            <w:hideMark/>
          </w:tcPr>
          <w:p w14:paraId="2FB24823" w14:textId="77777777" w:rsidR="005E1AE6" w:rsidRPr="00F71BC9" w:rsidRDefault="005E1AE6" w:rsidP="00777625">
            <w:pPr>
              <w:pStyle w:val="af0"/>
            </w:pPr>
            <w:r w:rsidRPr="00F71BC9">
              <w:t>688</w:t>
            </w:r>
          </w:p>
        </w:tc>
        <w:tc>
          <w:tcPr>
            <w:tcW w:w="1037" w:type="dxa"/>
            <w:noWrap/>
            <w:hideMark/>
          </w:tcPr>
          <w:p w14:paraId="65863576" w14:textId="77777777" w:rsidR="005E1AE6" w:rsidRPr="00F71BC9" w:rsidRDefault="005E1AE6" w:rsidP="00777625">
            <w:pPr>
              <w:pStyle w:val="af0"/>
            </w:pPr>
            <w:r w:rsidRPr="00F71BC9">
              <w:t>783</w:t>
            </w:r>
          </w:p>
        </w:tc>
        <w:tc>
          <w:tcPr>
            <w:tcW w:w="1614" w:type="dxa"/>
            <w:noWrap/>
            <w:hideMark/>
          </w:tcPr>
          <w:p w14:paraId="68BDEC65" w14:textId="77777777" w:rsidR="005E1AE6" w:rsidRPr="00F71BC9" w:rsidRDefault="005E1AE6" w:rsidP="00777625">
            <w:pPr>
              <w:pStyle w:val="af0"/>
            </w:pPr>
            <w:r w:rsidRPr="00F71BC9">
              <w:t>591</w:t>
            </w:r>
          </w:p>
        </w:tc>
        <w:tc>
          <w:tcPr>
            <w:tcW w:w="1189" w:type="dxa"/>
            <w:noWrap/>
            <w:hideMark/>
          </w:tcPr>
          <w:p w14:paraId="5922DA8C" w14:textId="77777777" w:rsidR="005E1AE6" w:rsidRPr="00F71BC9" w:rsidRDefault="005E1AE6" w:rsidP="00777625">
            <w:pPr>
              <w:pStyle w:val="af0"/>
            </w:pPr>
            <w:r w:rsidRPr="00F71BC9">
              <w:t>1252</w:t>
            </w:r>
          </w:p>
        </w:tc>
        <w:tc>
          <w:tcPr>
            <w:tcW w:w="935" w:type="dxa"/>
            <w:noWrap/>
            <w:hideMark/>
          </w:tcPr>
          <w:p w14:paraId="2927105E" w14:textId="77777777" w:rsidR="005E1AE6" w:rsidRPr="00F71BC9" w:rsidRDefault="005E1AE6" w:rsidP="00777625">
            <w:pPr>
              <w:pStyle w:val="af0"/>
            </w:pPr>
            <w:r w:rsidRPr="00F71BC9">
              <w:t>1306</w:t>
            </w:r>
          </w:p>
        </w:tc>
        <w:tc>
          <w:tcPr>
            <w:tcW w:w="1069" w:type="dxa"/>
            <w:noWrap/>
            <w:hideMark/>
          </w:tcPr>
          <w:p w14:paraId="5AABA204" w14:textId="77777777" w:rsidR="005E1AE6" w:rsidRPr="00F71BC9" w:rsidRDefault="005E1AE6" w:rsidP="00777625">
            <w:pPr>
              <w:pStyle w:val="af0"/>
            </w:pPr>
            <w:r w:rsidRPr="00F71BC9">
              <w:t>679</w:t>
            </w:r>
          </w:p>
        </w:tc>
      </w:tr>
      <w:tr w:rsidR="005E1AE6" w:rsidRPr="00F71BC9" w14:paraId="2D4F1E27" w14:textId="77777777" w:rsidTr="000E669A">
        <w:trPr>
          <w:trHeight w:val="300"/>
        </w:trPr>
        <w:tc>
          <w:tcPr>
            <w:tcW w:w="743" w:type="dxa"/>
            <w:noWrap/>
            <w:hideMark/>
          </w:tcPr>
          <w:p w14:paraId="34299F41" w14:textId="77777777" w:rsidR="005E1AE6" w:rsidRPr="00F71BC9" w:rsidRDefault="005E1AE6" w:rsidP="00777625">
            <w:pPr>
              <w:pStyle w:val="af0"/>
            </w:pPr>
            <w:r w:rsidRPr="00F71BC9">
              <w:t>1E+8</w:t>
            </w:r>
          </w:p>
        </w:tc>
        <w:tc>
          <w:tcPr>
            <w:tcW w:w="1384" w:type="dxa"/>
            <w:noWrap/>
            <w:hideMark/>
          </w:tcPr>
          <w:p w14:paraId="3BCF5270" w14:textId="77777777" w:rsidR="005E1AE6" w:rsidRPr="00F71BC9" w:rsidRDefault="005E1AE6" w:rsidP="00777625">
            <w:pPr>
              <w:pStyle w:val="af0"/>
            </w:pPr>
            <w:r w:rsidRPr="00F71BC9">
              <w:t>14519</w:t>
            </w:r>
          </w:p>
        </w:tc>
        <w:tc>
          <w:tcPr>
            <w:tcW w:w="1600" w:type="dxa"/>
            <w:noWrap/>
            <w:hideMark/>
          </w:tcPr>
          <w:p w14:paraId="1B9A53A7" w14:textId="77777777" w:rsidR="005E1AE6" w:rsidRPr="00F71BC9" w:rsidRDefault="005E1AE6" w:rsidP="00777625">
            <w:pPr>
              <w:pStyle w:val="af0"/>
            </w:pPr>
            <w:r w:rsidRPr="00F71BC9">
              <w:t>7805</w:t>
            </w:r>
          </w:p>
        </w:tc>
        <w:tc>
          <w:tcPr>
            <w:tcW w:w="1037" w:type="dxa"/>
            <w:noWrap/>
            <w:hideMark/>
          </w:tcPr>
          <w:p w14:paraId="0A87F3A8" w14:textId="77777777" w:rsidR="005E1AE6" w:rsidRPr="00F71BC9" w:rsidRDefault="005E1AE6" w:rsidP="00777625">
            <w:pPr>
              <w:pStyle w:val="af0"/>
            </w:pPr>
            <w:r w:rsidRPr="00F71BC9">
              <w:t>8949</w:t>
            </w:r>
          </w:p>
        </w:tc>
        <w:tc>
          <w:tcPr>
            <w:tcW w:w="1614" w:type="dxa"/>
            <w:noWrap/>
            <w:hideMark/>
          </w:tcPr>
          <w:p w14:paraId="1C9B1A2C" w14:textId="77777777" w:rsidR="005E1AE6" w:rsidRPr="00F71BC9" w:rsidRDefault="005E1AE6" w:rsidP="00777625">
            <w:pPr>
              <w:pStyle w:val="af0"/>
            </w:pPr>
            <w:r w:rsidRPr="00F71BC9">
              <w:t>9650</w:t>
            </w:r>
          </w:p>
        </w:tc>
        <w:tc>
          <w:tcPr>
            <w:tcW w:w="1189" w:type="dxa"/>
            <w:noWrap/>
            <w:hideMark/>
          </w:tcPr>
          <w:p w14:paraId="0547CEEC" w14:textId="77777777" w:rsidR="005E1AE6" w:rsidRPr="00F71BC9" w:rsidRDefault="005E1AE6" w:rsidP="00777625">
            <w:pPr>
              <w:pStyle w:val="af0"/>
            </w:pPr>
            <w:r w:rsidRPr="00F71BC9">
              <w:t>12503</w:t>
            </w:r>
          </w:p>
        </w:tc>
        <w:tc>
          <w:tcPr>
            <w:tcW w:w="935" w:type="dxa"/>
            <w:noWrap/>
            <w:hideMark/>
          </w:tcPr>
          <w:p w14:paraId="2ED9EB68" w14:textId="77777777" w:rsidR="005E1AE6" w:rsidRPr="00F71BC9" w:rsidRDefault="005E1AE6" w:rsidP="00777625">
            <w:pPr>
              <w:pStyle w:val="af0"/>
            </w:pPr>
            <w:r w:rsidRPr="00F71BC9">
              <w:t>13729</w:t>
            </w:r>
          </w:p>
        </w:tc>
        <w:tc>
          <w:tcPr>
            <w:tcW w:w="1069" w:type="dxa"/>
            <w:noWrap/>
            <w:hideMark/>
          </w:tcPr>
          <w:p w14:paraId="7928CD0B" w14:textId="77777777" w:rsidR="005E1AE6" w:rsidRPr="00F71BC9" w:rsidRDefault="005E1AE6" w:rsidP="00777625">
            <w:pPr>
              <w:pStyle w:val="af0"/>
            </w:pPr>
            <w:r w:rsidRPr="00F71BC9">
              <w:t>7132</w:t>
            </w:r>
          </w:p>
        </w:tc>
      </w:tr>
      <w:tr w:rsidR="005E1AE6" w:rsidRPr="00F71BC9" w14:paraId="030F8FB9" w14:textId="77777777" w:rsidTr="000E669A">
        <w:trPr>
          <w:trHeight w:val="300"/>
        </w:trPr>
        <w:tc>
          <w:tcPr>
            <w:tcW w:w="743" w:type="dxa"/>
            <w:noWrap/>
            <w:hideMark/>
          </w:tcPr>
          <w:p w14:paraId="4F447B16" w14:textId="77777777" w:rsidR="005E1AE6" w:rsidRPr="00F71BC9" w:rsidRDefault="005E1AE6" w:rsidP="00777625">
            <w:pPr>
              <w:pStyle w:val="af0"/>
            </w:pPr>
            <w:r w:rsidRPr="00F71BC9">
              <w:t>1E+9</w:t>
            </w:r>
          </w:p>
        </w:tc>
        <w:tc>
          <w:tcPr>
            <w:tcW w:w="1384" w:type="dxa"/>
            <w:noWrap/>
            <w:hideMark/>
          </w:tcPr>
          <w:p w14:paraId="1132C852" w14:textId="77777777" w:rsidR="005E1AE6" w:rsidRPr="00F71BC9" w:rsidRDefault="005E1AE6" w:rsidP="00777625">
            <w:pPr>
              <w:pStyle w:val="af0"/>
            </w:pPr>
            <w:r w:rsidRPr="00F71BC9">
              <w:t>164097</w:t>
            </w:r>
          </w:p>
        </w:tc>
        <w:tc>
          <w:tcPr>
            <w:tcW w:w="1600" w:type="dxa"/>
            <w:noWrap/>
            <w:hideMark/>
          </w:tcPr>
          <w:p w14:paraId="643BB6A5" w14:textId="77777777" w:rsidR="005E1AE6" w:rsidRPr="00F71BC9" w:rsidRDefault="005E1AE6" w:rsidP="00777625">
            <w:pPr>
              <w:pStyle w:val="af0"/>
            </w:pPr>
            <w:r w:rsidRPr="00F71BC9">
              <w:t>88246</w:t>
            </w:r>
          </w:p>
        </w:tc>
        <w:tc>
          <w:tcPr>
            <w:tcW w:w="1037" w:type="dxa"/>
            <w:noWrap/>
            <w:hideMark/>
          </w:tcPr>
          <w:p w14:paraId="61DAD55F" w14:textId="77777777" w:rsidR="005E1AE6" w:rsidRPr="00F71BC9" w:rsidRDefault="005E1AE6" w:rsidP="00777625">
            <w:pPr>
              <w:pStyle w:val="af0"/>
            </w:pPr>
            <w:r w:rsidRPr="00F71BC9">
              <w:t>100568</w:t>
            </w:r>
          </w:p>
        </w:tc>
        <w:tc>
          <w:tcPr>
            <w:tcW w:w="1614" w:type="dxa"/>
            <w:noWrap/>
            <w:hideMark/>
          </w:tcPr>
          <w:p w14:paraId="233879E6" w14:textId="77777777" w:rsidR="005E1AE6" w:rsidRPr="00F71BC9" w:rsidRDefault="005E1AE6" w:rsidP="00777625">
            <w:pPr>
              <w:pStyle w:val="af0"/>
            </w:pPr>
            <w:r w:rsidRPr="00F71BC9">
              <w:t>70321</w:t>
            </w:r>
          </w:p>
        </w:tc>
        <w:tc>
          <w:tcPr>
            <w:tcW w:w="1189" w:type="dxa"/>
            <w:noWrap/>
            <w:hideMark/>
          </w:tcPr>
          <w:p w14:paraId="48A944F8" w14:textId="77777777" w:rsidR="005E1AE6" w:rsidRPr="00F71BC9" w:rsidRDefault="005E1AE6" w:rsidP="00777625">
            <w:pPr>
              <w:pStyle w:val="af0"/>
            </w:pPr>
            <w:r w:rsidRPr="00F71BC9">
              <w:t>125590</w:t>
            </w:r>
          </w:p>
        </w:tc>
        <w:tc>
          <w:tcPr>
            <w:tcW w:w="935" w:type="dxa"/>
            <w:noWrap/>
            <w:hideMark/>
          </w:tcPr>
          <w:p w14:paraId="20C7C4D3" w14:textId="77777777" w:rsidR="005E1AE6" w:rsidRPr="00F71BC9" w:rsidRDefault="005E1AE6" w:rsidP="00777625">
            <w:pPr>
              <w:pStyle w:val="af0"/>
            </w:pPr>
            <w:r w:rsidRPr="00F71BC9">
              <w:t>141794</w:t>
            </w:r>
          </w:p>
        </w:tc>
        <w:tc>
          <w:tcPr>
            <w:tcW w:w="1069" w:type="dxa"/>
            <w:noWrap/>
            <w:hideMark/>
          </w:tcPr>
          <w:p w14:paraId="2AD68741" w14:textId="77777777" w:rsidR="005E1AE6" w:rsidRPr="00F71BC9" w:rsidRDefault="005E1AE6" w:rsidP="00777625">
            <w:pPr>
              <w:pStyle w:val="af0"/>
            </w:pPr>
            <w:r w:rsidRPr="00F71BC9">
              <w:t>74371</w:t>
            </w:r>
          </w:p>
        </w:tc>
      </w:tr>
    </w:tbl>
    <w:p w14:paraId="7F2BC2E0" w14:textId="77777777" w:rsidR="00777625" w:rsidRDefault="00777625" w:rsidP="00796E7A">
      <w:pPr>
        <w:rPr>
          <w:b/>
        </w:rPr>
      </w:pPr>
    </w:p>
    <w:p w14:paraId="38868D4D" w14:textId="67B0A80C" w:rsidR="00FB21D6" w:rsidRDefault="00FB21D6" w:rsidP="00777625">
      <w:pPr>
        <w:ind w:firstLine="0"/>
        <w:rPr>
          <w:b/>
        </w:rPr>
      </w:pPr>
      <w:r>
        <w:rPr>
          <w:noProof/>
          <w:lang w:eastAsia="ru-RU"/>
        </w:rPr>
        <w:drawing>
          <wp:inline distT="0" distB="0" distL="0" distR="0" wp14:anchorId="539A6A64" wp14:editId="46E0A0AB">
            <wp:extent cx="5924550" cy="3514725"/>
            <wp:effectExtent l="0" t="0" r="0" b="9525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85B7A3E-C1E4-40F3-AB4F-8DBDC65D6A2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</wp:inline>
        </w:drawing>
      </w:r>
    </w:p>
    <w:p w14:paraId="32809BE9" w14:textId="377DF1EE" w:rsidR="00FB21D6" w:rsidRDefault="00FB21D6" w:rsidP="00777625">
      <w:pPr>
        <w:ind w:firstLine="0"/>
        <w:jc w:val="center"/>
      </w:pPr>
      <w:r>
        <w:t xml:space="preserve">Рис. </w:t>
      </w:r>
      <w:r w:rsidR="00777625">
        <w:t xml:space="preserve">16 </w:t>
      </w:r>
      <w:r>
        <w:t xml:space="preserve">– сравнение алгоритмов на </w:t>
      </w:r>
      <w:r w:rsidR="00926506">
        <w:t>случайных последовательностях.</w:t>
      </w:r>
    </w:p>
    <w:p w14:paraId="77CD0C78" w14:textId="77777777" w:rsidR="00F71BC9" w:rsidRDefault="00F71BC9" w:rsidP="00F71BC9">
      <w:pPr>
        <w:jc w:val="both"/>
        <w:rPr>
          <w:b/>
        </w:rPr>
      </w:pPr>
      <w:r w:rsidRPr="00F71BC9">
        <w:rPr>
          <w:b/>
        </w:rPr>
        <w:t>Абсолютно плотная по</w:t>
      </w:r>
      <w:r>
        <w:rPr>
          <w:b/>
        </w:rPr>
        <w:t>следовательность без повторений.</w:t>
      </w:r>
    </w:p>
    <w:p w14:paraId="6067885D" w14:textId="7EE75091" w:rsidR="0095554C" w:rsidRDefault="0095554C" w:rsidP="00F71BC9">
      <w:pPr>
        <w:jc w:val="both"/>
        <w:rPr>
          <w:noProof/>
        </w:rPr>
      </w:pPr>
      <w:r>
        <w:rPr>
          <w:noProof/>
        </w:rPr>
        <w:lastRenderedPageBreak/>
        <w:t xml:space="preserve">В сравнении с полностью случайными данными алгоритмы  </w:t>
      </w:r>
      <w:r>
        <w:rPr>
          <w:noProof/>
          <w:lang w:val="en-US"/>
        </w:rPr>
        <w:t>merge</w:t>
      </w:r>
      <w:r w:rsidRPr="00A475FD">
        <w:rPr>
          <w:noProof/>
        </w:rPr>
        <w:t>_</w:t>
      </w:r>
      <w:r>
        <w:rPr>
          <w:noProof/>
          <w:lang w:val="en-US"/>
        </w:rPr>
        <w:t>sort</w:t>
      </w:r>
      <w:r w:rsidRPr="00A475FD">
        <w:rPr>
          <w:noProof/>
        </w:rPr>
        <w:t xml:space="preserve"> </w:t>
      </w:r>
      <w:r>
        <w:rPr>
          <w:noProof/>
        </w:rPr>
        <w:t xml:space="preserve">и </w:t>
      </w:r>
      <w:r>
        <w:rPr>
          <w:noProof/>
          <w:lang w:val="en-US"/>
        </w:rPr>
        <w:t>std</w:t>
      </w:r>
      <w:r w:rsidRPr="00A475FD">
        <w:rPr>
          <w:noProof/>
        </w:rPr>
        <w:t>::</w:t>
      </w:r>
      <w:r>
        <w:rPr>
          <w:noProof/>
          <w:lang w:val="en-US"/>
        </w:rPr>
        <w:t>sort</w:t>
      </w:r>
      <w:r w:rsidRPr="00A475FD">
        <w:rPr>
          <w:noProof/>
        </w:rPr>
        <w:t xml:space="preserve"> </w:t>
      </w:r>
      <w:r>
        <w:rPr>
          <w:noProof/>
        </w:rPr>
        <w:t xml:space="preserve">почти не заметили разницы. Нестабильная работа алгоритма </w:t>
      </w:r>
      <w:r>
        <w:rPr>
          <w:noProof/>
          <w:lang w:val="en-US"/>
        </w:rPr>
        <w:t>Quicksort</w:t>
      </w:r>
      <w:r w:rsidRPr="00A475FD">
        <w:rPr>
          <w:noProof/>
        </w:rPr>
        <w:t>_</w:t>
      </w:r>
      <w:r>
        <w:rPr>
          <w:noProof/>
          <w:lang w:val="en-US"/>
        </w:rPr>
        <w:t>P</w:t>
      </w:r>
      <w:r w:rsidRPr="00A475FD">
        <w:rPr>
          <w:noProof/>
        </w:rPr>
        <w:t xml:space="preserve"> </w:t>
      </w:r>
      <w:r>
        <w:rPr>
          <w:noProof/>
        </w:rPr>
        <w:t xml:space="preserve">имеет ту же причину. Стоит отметить, что скорость работы алгоритмов </w:t>
      </w:r>
      <w:r>
        <w:rPr>
          <w:noProof/>
          <w:lang w:val="en-US"/>
        </w:rPr>
        <w:t>Radix</w:t>
      </w:r>
      <w:r w:rsidRPr="00A475FD">
        <w:rPr>
          <w:noProof/>
        </w:rPr>
        <w:t>_</w:t>
      </w:r>
      <w:r>
        <w:rPr>
          <w:noProof/>
          <w:lang w:val="en-US"/>
        </w:rPr>
        <w:t>sort</w:t>
      </w:r>
      <w:r w:rsidRPr="00A475FD">
        <w:rPr>
          <w:noProof/>
        </w:rPr>
        <w:t xml:space="preserve"> </w:t>
      </w:r>
      <w:r>
        <w:rPr>
          <w:noProof/>
        </w:rPr>
        <w:t xml:space="preserve">и </w:t>
      </w:r>
      <w:r>
        <w:rPr>
          <w:noProof/>
          <w:lang w:val="en-US"/>
        </w:rPr>
        <w:t>CsSort</w:t>
      </w:r>
      <w:r w:rsidRPr="00A475FD">
        <w:rPr>
          <w:noProof/>
        </w:rPr>
        <w:t xml:space="preserve"> </w:t>
      </w:r>
      <w:r>
        <w:rPr>
          <w:noProof/>
        </w:rPr>
        <w:t>увеличилась за счет снижения максимальной разрядности числа.</w:t>
      </w:r>
    </w:p>
    <w:p w14:paraId="1D41975A" w14:textId="0ABCAEF5" w:rsidR="0095554C" w:rsidRDefault="0095554C" w:rsidP="00F86FDD">
      <w:pPr>
        <w:ind w:firstLine="0"/>
        <w:rPr>
          <w:noProof/>
        </w:rPr>
        <w:pPrChange w:id="122" w:author="Admin" w:date="2021-06-17T13:35:00Z">
          <w:pPr>
            <w:jc w:val="right"/>
          </w:pPr>
        </w:pPrChange>
      </w:pPr>
      <w:r>
        <w:t xml:space="preserve">Таблица 9 - </w:t>
      </w:r>
      <w:r>
        <w:rPr>
          <w:noProof/>
        </w:rPr>
        <w:t xml:space="preserve">время работы алгоритмов на </w:t>
      </w:r>
      <w:del w:id="123" w:author="Admin" w:date="2021-06-17T13:35:00Z">
        <w:r w:rsidDel="00F86FDD">
          <w:rPr>
            <w:noProof/>
          </w:rPr>
          <w:delText xml:space="preserve">аюсолютно </w:delText>
        </w:r>
      </w:del>
      <w:ins w:id="124" w:author="Admin" w:date="2021-06-17T13:35:00Z">
        <w:r w:rsidR="00F86FDD">
          <w:rPr>
            <w:noProof/>
          </w:rPr>
          <w:t xml:space="preserve">абсолютно </w:t>
        </w:r>
      </w:ins>
      <w:r>
        <w:rPr>
          <w:noProof/>
        </w:rPr>
        <w:t>плотных последовательностях без повторений.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42"/>
        <w:gridCol w:w="1384"/>
        <w:gridCol w:w="1599"/>
        <w:gridCol w:w="1037"/>
        <w:gridCol w:w="1613"/>
        <w:gridCol w:w="1190"/>
        <w:gridCol w:w="936"/>
        <w:gridCol w:w="1070"/>
      </w:tblGrid>
      <w:tr w:rsidR="0095554C" w:rsidRPr="00F71BC9" w14:paraId="7D3AD9D1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78582445" w14:textId="77777777" w:rsidR="0095554C" w:rsidRPr="00174655" w:rsidRDefault="0095554C" w:rsidP="00777625">
            <w:pPr>
              <w:pStyle w:val="af0"/>
              <w:rPr>
                <w:lang w:val="ru-RU"/>
              </w:rPr>
            </w:pPr>
          </w:p>
        </w:tc>
        <w:tc>
          <w:tcPr>
            <w:tcW w:w="1384" w:type="dxa"/>
            <w:noWrap/>
            <w:hideMark/>
          </w:tcPr>
          <w:p w14:paraId="68745D54" w14:textId="77777777" w:rsidR="0095554C" w:rsidRPr="00F71BC9" w:rsidRDefault="0095554C" w:rsidP="00777625">
            <w:pPr>
              <w:pStyle w:val="af0"/>
            </w:pPr>
            <w:r w:rsidRPr="00F71BC9">
              <w:t>merge_sort</w:t>
            </w:r>
          </w:p>
        </w:tc>
        <w:tc>
          <w:tcPr>
            <w:tcW w:w="1599" w:type="dxa"/>
            <w:noWrap/>
            <w:hideMark/>
          </w:tcPr>
          <w:p w14:paraId="532D5FDE" w14:textId="77777777" w:rsidR="0095554C" w:rsidRPr="00F71BC9" w:rsidRDefault="0095554C" w:rsidP="00777625">
            <w:pPr>
              <w:pStyle w:val="af0"/>
            </w:pPr>
            <w:r w:rsidRPr="00F71BC9">
              <w:t>merge_sort_p</w:t>
            </w:r>
          </w:p>
        </w:tc>
        <w:tc>
          <w:tcPr>
            <w:tcW w:w="1037" w:type="dxa"/>
            <w:noWrap/>
            <w:hideMark/>
          </w:tcPr>
          <w:p w14:paraId="0EC3A743" w14:textId="77777777" w:rsidR="0095554C" w:rsidRPr="00F71BC9" w:rsidRDefault="0095554C" w:rsidP="00777625">
            <w:pPr>
              <w:pStyle w:val="af0"/>
            </w:pPr>
            <w:r w:rsidRPr="00F71BC9">
              <w:t>std::sort</w:t>
            </w:r>
          </w:p>
        </w:tc>
        <w:tc>
          <w:tcPr>
            <w:tcW w:w="1613" w:type="dxa"/>
            <w:noWrap/>
            <w:hideMark/>
          </w:tcPr>
          <w:p w14:paraId="02F46021" w14:textId="77777777" w:rsidR="0095554C" w:rsidRPr="00F71BC9" w:rsidRDefault="0095554C" w:rsidP="00777625">
            <w:pPr>
              <w:pStyle w:val="af0"/>
            </w:pPr>
            <w:r w:rsidRPr="00F71BC9">
              <w:t>quick_sort_p</w:t>
            </w:r>
          </w:p>
        </w:tc>
        <w:tc>
          <w:tcPr>
            <w:tcW w:w="1190" w:type="dxa"/>
            <w:noWrap/>
            <w:hideMark/>
          </w:tcPr>
          <w:p w14:paraId="74187A99" w14:textId="77777777" w:rsidR="0095554C" w:rsidRPr="00F71BC9" w:rsidRDefault="0095554C" w:rsidP="00777625">
            <w:pPr>
              <w:pStyle w:val="af0"/>
            </w:pPr>
            <w:r w:rsidRPr="00F71BC9">
              <w:t>radix_sort</w:t>
            </w:r>
          </w:p>
        </w:tc>
        <w:tc>
          <w:tcPr>
            <w:tcW w:w="936" w:type="dxa"/>
            <w:noWrap/>
            <w:hideMark/>
          </w:tcPr>
          <w:p w14:paraId="6A242AA8" w14:textId="77777777" w:rsidR="0095554C" w:rsidRPr="00F71BC9" w:rsidRDefault="0095554C" w:rsidP="00777625">
            <w:pPr>
              <w:pStyle w:val="af0"/>
            </w:pPr>
            <w:proofErr w:type="gramStart"/>
            <w:r w:rsidRPr="00F71BC9">
              <w:t>csSort</w:t>
            </w:r>
            <w:proofErr w:type="gramEnd"/>
          </w:p>
        </w:tc>
        <w:tc>
          <w:tcPr>
            <w:tcW w:w="1070" w:type="dxa"/>
            <w:noWrap/>
            <w:hideMark/>
          </w:tcPr>
          <w:p w14:paraId="08854F2B" w14:textId="77777777" w:rsidR="0095554C" w:rsidRPr="00F71BC9" w:rsidRDefault="0095554C" w:rsidP="00777625">
            <w:pPr>
              <w:pStyle w:val="af0"/>
            </w:pPr>
            <w:r w:rsidRPr="00F71BC9">
              <w:t>csSort_P</w:t>
            </w:r>
          </w:p>
        </w:tc>
      </w:tr>
      <w:tr w:rsidR="0095554C" w:rsidRPr="00F71BC9" w14:paraId="3B691CE3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55C325C7" w14:textId="77777777" w:rsidR="0095554C" w:rsidRPr="00F71BC9" w:rsidRDefault="0095554C" w:rsidP="00777625">
            <w:pPr>
              <w:pStyle w:val="af0"/>
            </w:pPr>
            <w:r w:rsidRPr="00F71BC9">
              <w:t>1E+7</w:t>
            </w:r>
          </w:p>
        </w:tc>
        <w:tc>
          <w:tcPr>
            <w:tcW w:w="1384" w:type="dxa"/>
            <w:noWrap/>
            <w:vAlign w:val="bottom"/>
            <w:hideMark/>
          </w:tcPr>
          <w:p w14:paraId="3A8D3110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1280</w:t>
            </w:r>
          </w:p>
        </w:tc>
        <w:tc>
          <w:tcPr>
            <w:tcW w:w="1599" w:type="dxa"/>
            <w:noWrap/>
            <w:vAlign w:val="bottom"/>
            <w:hideMark/>
          </w:tcPr>
          <w:p w14:paraId="55A0109F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688</w:t>
            </w:r>
          </w:p>
        </w:tc>
        <w:tc>
          <w:tcPr>
            <w:tcW w:w="1037" w:type="dxa"/>
            <w:noWrap/>
            <w:vAlign w:val="bottom"/>
            <w:hideMark/>
          </w:tcPr>
          <w:p w14:paraId="78AA8D7B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785</w:t>
            </w:r>
          </w:p>
        </w:tc>
        <w:tc>
          <w:tcPr>
            <w:tcW w:w="1613" w:type="dxa"/>
            <w:noWrap/>
            <w:vAlign w:val="bottom"/>
            <w:hideMark/>
          </w:tcPr>
          <w:p w14:paraId="4202B333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466</w:t>
            </w:r>
          </w:p>
        </w:tc>
        <w:tc>
          <w:tcPr>
            <w:tcW w:w="1190" w:type="dxa"/>
            <w:noWrap/>
            <w:vAlign w:val="bottom"/>
            <w:hideMark/>
          </w:tcPr>
          <w:p w14:paraId="7CA18DC1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876</w:t>
            </w:r>
          </w:p>
        </w:tc>
        <w:tc>
          <w:tcPr>
            <w:tcW w:w="936" w:type="dxa"/>
            <w:noWrap/>
            <w:vAlign w:val="bottom"/>
            <w:hideMark/>
          </w:tcPr>
          <w:p w14:paraId="5CC82A56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1040</w:t>
            </w:r>
          </w:p>
        </w:tc>
        <w:tc>
          <w:tcPr>
            <w:tcW w:w="1070" w:type="dxa"/>
            <w:noWrap/>
            <w:vAlign w:val="bottom"/>
            <w:hideMark/>
          </w:tcPr>
          <w:p w14:paraId="060CFD96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549</w:t>
            </w:r>
          </w:p>
        </w:tc>
      </w:tr>
      <w:tr w:rsidR="0095554C" w:rsidRPr="00F71BC9" w14:paraId="158DE554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4A860F8C" w14:textId="77777777" w:rsidR="0095554C" w:rsidRPr="00F71BC9" w:rsidRDefault="0095554C" w:rsidP="00777625">
            <w:pPr>
              <w:pStyle w:val="af0"/>
            </w:pPr>
            <w:r w:rsidRPr="00F71BC9">
              <w:t>1E+8</w:t>
            </w:r>
          </w:p>
        </w:tc>
        <w:tc>
          <w:tcPr>
            <w:tcW w:w="1384" w:type="dxa"/>
            <w:noWrap/>
            <w:vAlign w:val="bottom"/>
            <w:hideMark/>
          </w:tcPr>
          <w:p w14:paraId="140F5AF5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14477</w:t>
            </w:r>
          </w:p>
        </w:tc>
        <w:tc>
          <w:tcPr>
            <w:tcW w:w="1599" w:type="dxa"/>
            <w:noWrap/>
            <w:vAlign w:val="bottom"/>
            <w:hideMark/>
          </w:tcPr>
          <w:p w14:paraId="2C212E77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7768</w:t>
            </w:r>
          </w:p>
        </w:tc>
        <w:tc>
          <w:tcPr>
            <w:tcW w:w="1037" w:type="dxa"/>
            <w:noWrap/>
            <w:vAlign w:val="bottom"/>
            <w:hideMark/>
          </w:tcPr>
          <w:p w14:paraId="10004D52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8912</w:t>
            </w:r>
          </w:p>
        </w:tc>
        <w:tc>
          <w:tcPr>
            <w:tcW w:w="1613" w:type="dxa"/>
            <w:noWrap/>
            <w:vAlign w:val="bottom"/>
            <w:hideMark/>
          </w:tcPr>
          <w:p w14:paraId="76A2FE34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9231</w:t>
            </w:r>
          </w:p>
        </w:tc>
        <w:tc>
          <w:tcPr>
            <w:tcW w:w="1190" w:type="dxa"/>
            <w:noWrap/>
            <w:vAlign w:val="bottom"/>
            <w:hideMark/>
          </w:tcPr>
          <w:p w14:paraId="65FF12AA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10003</w:t>
            </w:r>
          </w:p>
        </w:tc>
        <w:tc>
          <w:tcPr>
            <w:tcW w:w="936" w:type="dxa"/>
            <w:noWrap/>
            <w:vAlign w:val="bottom"/>
            <w:hideMark/>
          </w:tcPr>
          <w:p w14:paraId="057BF4AE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11679</w:t>
            </w:r>
          </w:p>
        </w:tc>
        <w:tc>
          <w:tcPr>
            <w:tcW w:w="1070" w:type="dxa"/>
            <w:noWrap/>
            <w:vAlign w:val="bottom"/>
            <w:hideMark/>
          </w:tcPr>
          <w:p w14:paraId="7F66606B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6095</w:t>
            </w:r>
          </w:p>
        </w:tc>
      </w:tr>
      <w:tr w:rsidR="0095554C" w:rsidRPr="00F71BC9" w14:paraId="1E98B130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7FA3961D" w14:textId="77777777" w:rsidR="0095554C" w:rsidRPr="00F71BC9" w:rsidRDefault="0095554C" w:rsidP="00777625">
            <w:pPr>
              <w:pStyle w:val="af0"/>
            </w:pPr>
            <w:r w:rsidRPr="00F71BC9">
              <w:t>1E+9</w:t>
            </w:r>
          </w:p>
        </w:tc>
        <w:tc>
          <w:tcPr>
            <w:tcW w:w="1384" w:type="dxa"/>
            <w:noWrap/>
            <w:vAlign w:val="bottom"/>
            <w:hideMark/>
          </w:tcPr>
          <w:p w14:paraId="41C2C521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162919</w:t>
            </w:r>
          </w:p>
        </w:tc>
        <w:tc>
          <w:tcPr>
            <w:tcW w:w="1599" w:type="dxa"/>
            <w:noWrap/>
            <w:vAlign w:val="bottom"/>
            <w:hideMark/>
          </w:tcPr>
          <w:p w14:paraId="681160B9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88451</w:t>
            </w:r>
          </w:p>
        </w:tc>
        <w:tc>
          <w:tcPr>
            <w:tcW w:w="1037" w:type="dxa"/>
            <w:noWrap/>
            <w:vAlign w:val="bottom"/>
            <w:hideMark/>
          </w:tcPr>
          <w:p w14:paraId="7DB87BF6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100176</w:t>
            </w:r>
          </w:p>
        </w:tc>
        <w:tc>
          <w:tcPr>
            <w:tcW w:w="1613" w:type="dxa"/>
            <w:noWrap/>
            <w:vAlign w:val="bottom"/>
            <w:hideMark/>
          </w:tcPr>
          <w:p w14:paraId="297875A5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109913</w:t>
            </w:r>
          </w:p>
        </w:tc>
        <w:tc>
          <w:tcPr>
            <w:tcW w:w="1190" w:type="dxa"/>
            <w:noWrap/>
            <w:vAlign w:val="bottom"/>
            <w:hideMark/>
          </w:tcPr>
          <w:p w14:paraId="0D45F65D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112723</w:t>
            </w:r>
          </w:p>
        </w:tc>
        <w:tc>
          <w:tcPr>
            <w:tcW w:w="936" w:type="dxa"/>
            <w:noWrap/>
            <w:vAlign w:val="bottom"/>
            <w:hideMark/>
          </w:tcPr>
          <w:p w14:paraId="500902D5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131105</w:t>
            </w:r>
          </w:p>
        </w:tc>
        <w:tc>
          <w:tcPr>
            <w:tcW w:w="1070" w:type="dxa"/>
            <w:noWrap/>
            <w:vAlign w:val="bottom"/>
            <w:hideMark/>
          </w:tcPr>
          <w:p w14:paraId="04BE964D" w14:textId="77777777" w:rsidR="0095554C" w:rsidRPr="00F05250" w:rsidRDefault="0095554C" w:rsidP="00777625">
            <w:pPr>
              <w:pStyle w:val="af0"/>
              <w:rPr>
                <w:rFonts w:cs="Times New Roman"/>
              </w:rPr>
            </w:pPr>
            <w:r w:rsidRPr="00F05250">
              <w:rPr>
                <w:rFonts w:cs="Times New Roman"/>
                <w:color w:val="000000"/>
              </w:rPr>
              <w:t>68116</w:t>
            </w:r>
          </w:p>
        </w:tc>
      </w:tr>
    </w:tbl>
    <w:p w14:paraId="561275E4" w14:textId="77777777" w:rsidR="0095554C" w:rsidRPr="0095554C" w:rsidRDefault="0095554C" w:rsidP="00F71BC9">
      <w:pPr>
        <w:jc w:val="both"/>
      </w:pPr>
    </w:p>
    <w:p w14:paraId="1CE78E94" w14:textId="716A3FA8" w:rsidR="00FB21D6" w:rsidRDefault="00F71BC9" w:rsidP="00777625">
      <w:pPr>
        <w:ind w:firstLine="0"/>
        <w:jc w:val="both"/>
        <w:rPr>
          <w:b/>
        </w:rPr>
      </w:pPr>
      <w:r>
        <w:rPr>
          <w:b/>
        </w:rPr>
        <w:t xml:space="preserve"> </w:t>
      </w:r>
      <w:r w:rsidR="00B40639">
        <w:rPr>
          <w:noProof/>
          <w:lang w:eastAsia="ru-RU"/>
        </w:rPr>
        <w:drawing>
          <wp:inline distT="0" distB="0" distL="0" distR="0" wp14:anchorId="1418FCE8" wp14:editId="4036649C">
            <wp:extent cx="5867400" cy="3381375"/>
            <wp:effectExtent l="0" t="0" r="0" b="9525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18E36D2-8D9B-404A-BBDC-D4D67200FC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05CE9C68" w14:textId="14BFC5A6" w:rsidR="00F05250" w:rsidRDefault="00F05250" w:rsidP="00777625">
      <w:pPr>
        <w:jc w:val="center"/>
      </w:pPr>
      <w:r>
        <w:t>Рис.</w:t>
      </w:r>
      <w:r w:rsidR="00777625">
        <w:t xml:space="preserve"> 17</w:t>
      </w:r>
      <w:r>
        <w:t xml:space="preserve"> – сравнение алгоритмов на абсолютно плотных последовательностях.</w:t>
      </w:r>
    </w:p>
    <w:p w14:paraId="5DE89BFC" w14:textId="33212CC8" w:rsidR="00A475FD" w:rsidRDefault="00A475FD" w:rsidP="00A475FD">
      <w:pPr>
        <w:rPr>
          <w:b/>
        </w:rPr>
      </w:pPr>
      <w:r w:rsidRPr="00A475FD">
        <w:rPr>
          <w:b/>
        </w:rPr>
        <w:t>Абсолютно плотная последовательность с повторениями</w:t>
      </w:r>
      <w:r>
        <w:rPr>
          <w:b/>
        </w:rPr>
        <w:t>.</w:t>
      </w:r>
    </w:p>
    <w:p w14:paraId="31E357B9" w14:textId="2E5FC853" w:rsidR="00D969AE" w:rsidRDefault="005842ED" w:rsidP="00777625">
      <w:pPr>
        <w:jc w:val="both"/>
      </w:pPr>
      <w:r>
        <w:t xml:space="preserve">Добавление повторений почти не повлияло на традиционные алгоритмы. Из-за снижения максимального значения в последовательности алгоритмы </w:t>
      </w:r>
      <w:r>
        <w:rPr>
          <w:lang w:val="en-US"/>
        </w:rPr>
        <w:t>CsSort</w:t>
      </w:r>
      <w:r w:rsidRPr="005842ED">
        <w:t xml:space="preserve"> </w:t>
      </w:r>
      <w:r>
        <w:t>получили незначительное ускорение.</w:t>
      </w:r>
    </w:p>
    <w:p w14:paraId="2E0E9DF1" w14:textId="07A6587B" w:rsidR="00D969AE" w:rsidRDefault="00D969AE" w:rsidP="00D969AE">
      <w:pPr>
        <w:jc w:val="right"/>
        <w:rPr>
          <w:noProof/>
        </w:rPr>
      </w:pPr>
      <w:r>
        <w:lastRenderedPageBreak/>
        <w:t xml:space="preserve">Таблица 10 - </w:t>
      </w:r>
      <w:r>
        <w:rPr>
          <w:noProof/>
        </w:rPr>
        <w:t>время работы алгоритмов на а</w:t>
      </w:r>
      <w:r w:rsidR="005E1AE6">
        <w:rPr>
          <w:noProof/>
        </w:rPr>
        <w:t>б</w:t>
      </w:r>
      <w:r>
        <w:rPr>
          <w:noProof/>
        </w:rPr>
        <w:t xml:space="preserve">солютно плотных последовательностях </w:t>
      </w:r>
      <w:r w:rsidR="005E1AE6">
        <w:rPr>
          <w:noProof/>
        </w:rPr>
        <w:t>с повторениями</w:t>
      </w:r>
      <w:r>
        <w:rPr>
          <w:noProof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42"/>
        <w:gridCol w:w="1384"/>
        <w:gridCol w:w="1599"/>
        <w:gridCol w:w="1037"/>
        <w:gridCol w:w="1613"/>
        <w:gridCol w:w="1190"/>
        <w:gridCol w:w="936"/>
        <w:gridCol w:w="1070"/>
      </w:tblGrid>
      <w:tr w:rsidR="00D969AE" w:rsidRPr="00777625" w14:paraId="38BD8215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01CDE006" w14:textId="77777777" w:rsidR="00D969AE" w:rsidRPr="00777625" w:rsidRDefault="00D969AE" w:rsidP="00777625">
            <w:pPr>
              <w:pStyle w:val="af0"/>
              <w:rPr>
                <w:lang w:val="ru-RU"/>
              </w:rPr>
            </w:pPr>
          </w:p>
        </w:tc>
        <w:tc>
          <w:tcPr>
            <w:tcW w:w="1384" w:type="dxa"/>
            <w:noWrap/>
            <w:hideMark/>
          </w:tcPr>
          <w:p w14:paraId="521805DE" w14:textId="77777777" w:rsidR="00D969AE" w:rsidRPr="00777625" w:rsidRDefault="00D969AE" w:rsidP="00777625">
            <w:pPr>
              <w:pStyle w:val="af0"/>
            </w:pPr>
            <w:r w:rsidRPr="00777625">
              <w:t>merge_sort</w:t>
            </w:r>
          </w:p>
        </w:tc>
        <w:tc>
          <w:tcPr>
            <w:tcW w:w="1599" w:type="dxa"/>
            <w:noWrap/>
            <w:hideMark/>
          </w:tcPr>
          <w:p w14:paraId="7EA5FE9F" w14:textId="77777777" w:rsidR="00D969AE" w:rsidRPr="00777625" w:rsidRDefault="00D969AE" w:rsidP="00777625">
            <w:pPr>
              <w:pStyle w:val="af0"/>
            </w:pPr>
            <w:r w:rsidRPr="00777625">
              <w:t>merge_sort_p</w:t>
            </w:r>
          </w:p>
        </w:tc>
        <w:tc>
          <w:tcPr>
            <w:tcW w:w="1037" w:type="dxa"/>
            <w:noWrap/>
            <w:hideMark/>
          </w:tcPr>
          <w:p w14:paraId="41261CF6" w14:textId="77777777" w:rsidR="00D969AE" w:rsidRPr="00777625" w:rsidRDefault="00D969AE" w:rsidP="00777625">
            <w:pPr>
              <w:pStyle w:val="af0"/>
            </w:pPr>
            <w:r w:rsidRPr="00777625">
              <w:t>std::sort</w:t>
            </w:r>
          </w:p>
        </w:tc>
        <w:tc>
          <w:tcPr>
            <w:tcW w:w="1613" w:type="dxa"/>
            <w:noWrap/>
            <w:hideMark/>
          </w:tcPr>
          <w:p w14:paraId="6E31E54D" w14:textId="77777777" w:rsidR="00D969AE" w:rsidRPr="00777625" w:rsidRDefault="00D969AE" w:rsidP="00777625">
            <w:pPr>
              <w:pStyle w:val="af0"/>
            </w:pPr>
            <w:r w:rsidRPr="00777625">
              <w:t>quick_sort_p</w:t>
            </w:r>
          </w:p>
        </w:tc>
        <w:tc>
          <w:tcPr>
            <w:tcW w:w="1190" w:type="dxa"/>
            <w:noWrap/>
            <w:hideMark/>
          </w:tcPr>
          <w:p w14:paraId="0B36B64F" w14:textId="77777777" w:rsidR="00D969AE" w:rsidRPr="00777625" w:rsidRDefault="00D969AE" w:rsidP="00777625">
            <w:pPr>
              <w:pStyle w:val="af0"/>
            </w:pPr>
            <w:r w:rsidRPr="00777625">
              <w:t>radix_sort</w:t>
            </w:r>
          </w:p>
        </w:tc>
        <w:tc>
          <w:tcPr>
            <w:tcW w:w="936" w:type="dxa"/>
            <w:noWrap/>
            <w:hideMark/>
          </w:tcPr>
          <w:p w14:paraId="4CFCA793" w14:textId="77777777" w:rsidR="00D969AE" w:rsidRPr="00777625" w:rsidRDefault="00D969AE" w:rsidP="00777625">
            <w:pPr>
              <w:pStyle w:val="af0"/>
            </w:pPr>
            <w:proofErr w:type="gramStart"/>
            <w:r w:rsidRPr="00777625">
              <w:t>csSort</w:t>
            </w:r>
            <w:proofErr w:type="gramEnd"/>
          </w:p>
        </w:tc>
        <w:tc>
          <w:tcPr>
            <w:tcW w:w="1070" w:type="dxa"/>
            <w:noWrap/>
            <w:hideMark/>
          </w:tcPr>
          <w:p w14:paraId="13B5990F" w14:textId="77777777" w:rsidR="00D969AE" w:rsidRPr="00777625" w:rsidRDefault="00D969AE" w:rsidP="00777625">
            <w:pPr>
              <w:pStyle w:val="af0"/>
            </w:pPr>
            <w:r w:rsidRPr="00777625">
              <w:t>csSort_P</w:t>
            </w:r>
          </w:p>
        </w:tc>
      </w:tr>
      <w:tr w:rsidR="00D969AE" w:rsidRPr="00777625" w14:paraId="0C551E52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59342ADB" w14:textId="77777777" w:rsidR="00D969AE" w:rsidRPr="00777625" w:rsidRDefault="00D969AE" w:rsidP="00777625">
            <w:pPr>
              <w:pStyle w:val="af0"/>
            </w:pPr>
            <w:r w:rsidRPr="00777625">
              <w:t>1E+7</w:t>
            </w:r>
          </w:p>
        </w:tc>
        <w:tc>
          <w:tcPr>
            <w:tcW w:w="1384" w:type="dxa"/>
            <w:noWrap/>
            <w:hideMark/>
          </w:tcPr>
          <w:p w14:paraId="415CFB7C" w14:textId="77777777" w:rsidR="00D969AE" w:rsidRPr="00777625" w:rsidRDefault="00D969AE" w:rsidP="00777625">
            <w:pPr>
              <w:pStyle w:val="af0"/>
            </w:pPr>
            <w:r w:rsidRPr="00777625">
              <w:t>1272</w:t>
            </w:r>
          </w:p>
        </w:tc>
        <w:tc>
          <w:tcPr>
            <w:tcW w:w="1599" w:type="dxa"/>
            <w:noWrap/>
            <w:hideMark/>
          </w:tcPr>
          <w:p w14:paraId="27289B6A" w14:textId="77777777" w:rsidR="00D969AE" w:rsidRPr="00777625" w:rsidRDefault="00D969AE" w:rsidP="00777625">
            <w:pPr>
              <w:pStyle w:val="af0"/>
            </w:pPr>
            <w:r w:rsidRPr="00777625">
              <w:t>679</w:t>
            </w:r>
          </w:p>
        </w:tc>
        <w:tc>
          <w:tcPr>
            <w:tcW w:w="1037" w:type="dxa"/>
            <w:noWrap/>
            <w:hideMark/>
          </w:tcPr>
          <w:p w14:paraId="5BDF0367" w14:textId="77777777" w:rsidR="00D969AE" w:rsidRPr="00777625" w:rsidRDefault="00D969AE" w:rsidP="00777625">
            <w:pPr>
              <w:pStyle w:val="af0"/>
            </w:pPr>
            <w:r w:rsidRPr="00777625">
              <w:t>782</w:t>
            </w:r>
          </w:p>
        </w:tc>
        <w:tc>
          <w:tcPr>
            <w:tcW w:w="1613" w:type="dxa"/>
            <w:noWrap/>
            <w:hideMark/>
          </w:tcPr>
          <w:p w14:paraId="159274B7" w14:textId="77777777" w:rsidR="00D969AE" w:rsidRPr="00777625" w:rsidRDefault="00D969AE" w:rsidP="00777625">
            <w:pPr>
              <w:pStyle w:val="af0"/>
            </w:pPr>
            <w:r w:rsidRPr="00777625">
              <w:t>506</w:t>
            </w:r>
          </w:p>
        </w:tc>
        <w:tc>
          <w:tcPr>
            <w:tcW w:w="1190" w:type="dxa"/>
            <w:noWrap/>
            <w:hideMark/>
          </w:tcPr>
          <w:p w14:paraId="2E945258" w14:textId="77777777" w:rsidR="00D969AE" w:rsidRPr="00777625" w:rsidRDefault="00D969AE" w:rsidP="00777625">
            <w:pPr>
              <w:pStyle w:val="af0"/>
            </w:pPr>
            <w:r w:rsidRPr="00777625">
              <w:t>873</w:t>
            </w:r>
          </w:p>
        </w:tc>
        <w:tc>
          <w:tcPr>
            <w:tcW w:w="936" w:type="dxa"/>
            <w:noWrap/>
            <w:hideMark/>
          </w:tcPr>
          <w:p w14:paraId="0B27C6D9" w14:textId="77777777" w:rsidR="00D969AE" w:rsidRPr="00777625" w:rsidRDefault="00D969AE" w:rsidP="00777625">
            <w:pPr>
              <w:pStyle w:val="af0"/>
            </w:pPr>
            <w:r w:rsidRPr="00777625">
              <w:t>1029</w:t>
            </w:r>
          </w:p>
        </w:tc>
        <w:tc>
          <w:tcPr>
            <w:tcW w:w="1070" w:type="dxa"/>
            <w:noWrap/>
            <w:hideMark/>
          </w:tcPr>
          <w:p w14:paraId="1004343F" w14:textId="77777777" w:rsidR="00D969AE" w:rsidRPr="00777625" w:rsidRDefault="00D969AE" w:rsidP="00777625">
            <w:pPr>
              <w:pStyle w:val="af0"/>
            </w:pPr>
            <w:r w:rsidRPr="00777625">
              <w:t>541</w:t>
            </w:r>
          </w:p>
        </w:tc>
      </w:tr>
      <w:tr w:rsidR="00D969AE" w:rsidRPr="00777625" w14:paraId="1536F996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3878E391" w14:textId="77777777" w:rsidR="00D969AE" w:rsidRPr="00777625" w:rsidRDefault="00D969AE" w:rsidP="00777625">
            <w:pPr>
              <w:pStyle w:val="af0"/>
            </w:pPr>
            <w:r w:rsidRPr="00777625">
              <w:t>1E+8</w:t>
            </w:r>
          </w:p>
        </w:tc>
        <w:tc>
          <w:tcPr>
            <w:tcW w:w="1384" w:type="dxa"/>
            <w:noWrap/>
            <w:hideMark/>
          </w:tcPr>
          <w:p w14:paraId="10BEF8DC" w14:textId="77777777" w:rsidR="00D969AE" w:rsidRPr="00777625" w:rsidRDefault="00D969AE" w:rsidP="00777625">
            <w:pPr>
              <w:pStyle w:val="af0"/>
            </w:pPr>
            <w:r w:rsidRPr="00777625">
              <w:t>14423</w:t>
            </w:r>
          </w:p>
        </w:tc>
        <w:tc>
          <w:tcPr>
            <w:tcW w:w="1599" w:type="dxa"/>
            <w:noWrap/>
            <w:hideMark/>
          </w:tcPr>
          <w:p w14:paraId="095DD8D5" w14:textId="77777777" w:rsidR="00D969AE" w:rsidRPr="00777625" w:rsidRDefault="00D969AE" w:rsidP="00777625">
            <w:pPr>
              <w:pStyle w:val="af0"/>
            </w:pPr>
            <w:r w:rsidRPr="00777625">
              <w:t>7736</w:t>
            </w:r>
          </w:p>
        </w:tc>
        <w:tc>
          <w:tcPr>
            <w:tcW w:w="1037" w:type="dxa"/>
            <w:noWrap/>
            <w:hideMark/>
          </w:tcPr>
          <w:p w14:paraId="70540CBD" w14:textId="77777777" w:rsidR="00D969AE" w:rsidRPr="00777625" w:rsidRDefault="00D969AE" w:rsidP="00777625">
            <w:pPr>
              <w:pStyle w:val="af0"/>
            </w:pPr>
            <w:r w:rsidRPr="00777625">
              <w:t>8903</w:t>
            </w:r>
          </w:p>
        </w:tc>
        <w:tc>
          <w:tcPr>
            <w:tcW w:w="1613" w:type="dxa"/>
            <w:noWrap/>
            <w:hideMark/>
          </w:tcPr>
          <w:p w14:paraId="637992B0" w14:textId="77777777" w:rsidR="00D969AE" w:rsidRPr="00777625" w:rsidRDefault="00D969AE" w:rsidP="00777625">
            <w:pPr>
              <w:pStyle w:val="af0"/>
            </w:pPr>
            <w:r w:rsidRPr="00777625">
              <w:t>6192</w:t>
            </w:r>
          </w:p>
        </w:tc>
        <w:tc>
          <w:tcPr>
            <w:tcW w:w="1190" w:type="dxa"/>
            <w:noWrap/>
            <w:hideMark/>
          </w:tcPr>
          <w:p w14:paraId="49FD56A8" w14:textId="77777777" w:rsidR="00D969AE" w:rsidRPr="00777625" w:rsidRDefault="00D969AE" w:rsidP="00777625">
            <w:pPr>
              <w:pStyle w:val="af0"/>
            </w:pPr>
            <w:r w:rsidRPr="00777625">
              <w:t>9982</w:t>
            </w:r>
          </w:p>
        </w:tc>
        <w:tc>
          <w:tcPr>
            <w:tcW w:w="936" w:type="dxa"/>
            <w:noWrap/>
            <w:hideMark/>
          </w:tcPr>
          <w:p w14:paraId="16F25A61" w14:textId="77777777" w:rsidR="00D969AE" w:rsidRPr="00777625" w:rsidRDefault="00D969AE" w:rsidP="00777625">
            <w:pPr>
              <w:pStyle w:val="af0"/>
            </w:pPr>
            <w:r w:rsidRPr="00777625">
              <w:t>11567</w:t>
            </w:r>
          </w:p>
        </w:tc>
        <w:tc>
          <w:tcPr>
            <w:tcW w:w="1070" w:type="dxa"/>
            <w:noWrap/>
            <w:hideMark/>
          </w:tcPr>
          <w:p w14:paraId="6A81EB91" w14:textId="77777777" w:rsidR="00D969AE" w:rsidRPr="00777625" w:rsidRDefault="00D969AE" w:rsidP="00777625">
            <w:pPr>
              <w:pStyle w:val="af0"/>
            </w:pPr>
            <w:r w:rsidRPr="00777625">
              <w:t>6044</w:t>
            </w:r>
          </w:p>
        </w:tc>
      </w:tr>
      <w:tr w:rsidR="00D969AE" w:rsidRPr="00777625" w14:paraId="76EACEF1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7911B625" w14:textId="77777777" w:rsidR="00D969AE" w:rsidRPr="00777625" w:rsidRDefault="00D969AE" w:rsidP="00777625">
            <w:pPr>
              <w:pStyle w:val="af0"/>
            </w:pPr>
            <w:r w:rsidRPr="00777625">
              <w:t>1E+9</w:t>
            </w:r>
          </w:p>
        </w:tc>
        <w:tc>
          <w:tcPr>
            <w:tcW w:w="1384" w:type="dxa"/>
            <w:noWrap/>
            <w:hideMark/>
          </w:tcPr>
          <w:p w14:paraId="3785B4A9" w14:textId="77777777" w:rsidR="00D969AE" w:rsidRPr="00777625" w:rsidRDefault="00D969AE" w:rsidP="00777625">
            <w:pPr>
              <w:pStyle w:val="af0"/>
            </w:pPr>
            <w:r w:rsidRPr="00777625">
              <w:t>162425</w:t>
            </w:r>
          </w:p>
        </w:tc>
        <w:tc>
          <w:tcPr>
            <w:tcW w:w="1599" w:type="dxa"/>
            <w:noWrap/>
            <w:hideMark/>
          </w:tcPr>
          <w:p w14:paraId="1F707DC1" w14:textId="77777777" w:rsidR="00D969AE" w:rsidRPr="00777625" w:rsidRDefault="00D969AE" w:rsidP="00777625">
            <w:pPr>
              <w:pStyle w:val="af0"/>
            </w:pPr>
            <w:r w:rsidRPr="00777625">
              <w:t>86794</w:t>
            </w:r>
          </w:p>
        </w:tc>
        <w:tc>
          <w:tcPr>
            <w:tcW w:w="1037" w:type="dxa"/>
            <w:noWrap/>
            <w:hideMark/>
          </w:tcPr>
          <w:p w14:paraId="39951E18" w14:textId="77777777" w:rsidR="00D969AE" w:rsidRPr="00777625" w:rsidRDefault="00D969AE" w:rsidP="00777625">
            <w:pPr>
              <w:pStyle w:val="af0"/>
            </w:pPr>
            <w:r w:rsidRPr="00777625">
              <w:t>100574</w:t>
            </w:r>
          </w:p>
        </w:tc>
        <w:tc>
          <w:tcPr>
            <w:tcW w:w="1613" w:type="dxa"/>
            <w:noWrap/>
            <w:hideMark/>
          </w:tcPr>
          <w:p w14:paraId="28B0556A" w14:textId="77777777" w:rsidR="00D969AE" w:rsidRPr="00777625" w:rsidRDefault="00D969AE" w:rsidP="00777625">
            <w:pPr>
              <w:pStyle w:val="af0"/>
            </w:pPr>
            <w:r w:rsidRPr="00777625">
              <w:t>92482</w:t>
            </w:r>
          </w:p>
        </w:tc>
        <w:tc>
          <w:tcPr>
            <w:tcW w:w="1190" w:type="dxa"/>
            <w:noWrap/>
            <w:hideMark/>
          </w:tcPr>
          <w:p w14:paraId="0FC97D0E" w14:textId="77777777" w:rsidR="00D969AE" w:rsidRPr="00777625" w:rsidRDefault="00D969AE" w:rsidP="00777625">
            <w:pPr>
              <w:pStyle w:val="af0"/>
            </w:pPr>
            <w:r w:rsidRPr="00777625">
              <w:t>112460</w:t>
            </w:r>
          </w:p>
        </w:tc>
        <w:tc>
          <w:tcPr>
            <w:tcW w:w="936" w:type="dxa"/>
            <w:noWrap/>
            <w:hideMark/>
          </w:tcPr>
          <w:p w14:paraId="3FCF48BE" w14:textId="77777777" w:rsidR="00D969AE" w:rsidRPr="00777625" w:rsidRDefault="00D969AE" w:rsidP="00777625">
            <w:pPr>
              <w:pStyle w:val="af0"/>
            </w:pPr>
            <w:r w:rsidRPr="00777625">
              <w:t>128419</w:t>
            </w:r>
          </w:p>
        </w:tc>
        <w:tc>
          <w:tcPr>
            <w:tcW w:w="1070" w:type="dxa"/>
            <w:noWrap/>
            <w:hideMark/>
          </w:tcPr>
          <w:p w14:paraId="0E2685E1" w14:textId="77777777" w:rsidR="00D969AE" w:rsidRPr="00777625" w:rsidRDefault="00D969AE" w:rsidP="00777625">
            <w:pPr>
              <w:pStyle w:val="af0"/>
            </w:pPr>
            <w:r w:rsidRPr="00777625">
              <w:t>66895</w:t>
            </w:r>
          </w:p>
        </w:tc>
      </w:tr>
    </w:tbl>
    <w:p w14:paraId="120A6068" w14:textId="01604D71" w:rsidR="00A475FD" w:rsidRPr="00A475FD" w:rsidRDefault="00A475FD" w:rsidP="00777625">
      <w:pPr>
        <w:ind w:firstLine="0"/>
        <w:rPr>
          <w:noProof/>
        </w:rPr>
      </w:pPr>
      <w:r>
        <w:rPr>
          <w:noProof/>
          <w:lang w:eastAsia="ru-RU"/>
        </w:rPr>
        <w:drawing>
          <wp:inline distT="0" distB="0" distL="0" distR="0" wp14:anchorId="66879561" wp14:editId="28AA6824">
            <wp:extent cx="5886450" cy="3609975"/>
            <wp:effectExtent l="0" t="0" r="0" b="9525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F08A6EB-58BF-48B3-BEF6-CE028056AC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</wp:inline>
        </w:drawing>
      </w:r>
    </w:p>
    <w:p w14:paraId="09F2C148" w14:textId="17625D64" w:rsidR="00B40639" w:rsidRPr="00A475FD" w:rsidRDefault="00A475FD" w:rsidP="00777625">
      <w:pPr>
        <w:ind w:firstLine="0"/>
        <w:jc w:val="center"/>
      </w:pPr>
      <w:r>
        <w:t xml:space="preserve">Рис. </w:t>
      </w:r>
      <w:r w:rsidR="00777625">
        <w:t xml:space="preserve">18 </w:t>
      </w:r>
      <w:r>
        <w:t xml:space="preserve">– сравнение алгоритмов на абсолютно полных последовательностях с повторениями. </w:t>
      </w:r>
    </w:p>
    <w:p w14:paraId="7A5581CE" w14:textId="69D07760" w:rsidR="00FB21D6" w:rsidRDefault="005842ED" w:rsidP="00796E7A">
      <w:pPr>
        <w:rPr>
          <w:b/>
        </w:rPr>
      </w:pPr>
      <w:r w:rsidRPr="005842ED">
        <w:rPr>
          <w:b/>
        </w:rPr>
        <w:t>Последовательность с ограничениями</w:t>
      </w:r>
      <w:r>
        <w:rPr>
          <w:b/>
        </w:rPr>
        <w:t>.</w:t>
      </w:r>
    </w:p>
    <w:p w14:paraId="6C425FB2" w14:textId="1CF209E8" w:rsidR="0095554C" w:rsidRDefault="0095554C" w:rsidP="0095554C">
      <w:pPr>
        <w:jc w:val="both"/>
      </w:pPr>
      <w:proofErr w:type="gramStart"/>
      <w:r>
        <w:t>Алгоритмы, зависящие от максимального числа на данной последовательности показывают</w:t>
      </w:r>
      <w:proofErr w:type="gramEnd"/>
      <w:r>
        <w:t xml:space="preserve"> худшие результаты</w:t>
      </w:r>
      <w:r w:rsidR="00AD397A">
        <w:t>, чем обычно</w:t>
      </w:r>
      <w:r>
        <w:t>.</w:t>
      </w:r>
    </w:p>
    <w:p w14:paraId="2C1F52D0" w14:textId="0F6E5C74" w:rsidR="0095554C" w:rsidRDefault="0095554C" w:rsidP="0095554C">
      <w:pPr>
        <w:jc w:val="right"/>
        <w:rPr>
          <w:noProof/>
        </w:rPr>
      </w:pPr>
      <w:r>
        <w:t>Таблица 1</w:t>
      </w:r>
      <w:r w:rsidR="005E1AE6">
        <w:t>1</w:t>
      </w:r>
      <w:r>
        <w:t xml:space="preserve"> - </w:t>
      </w:r>
      <w:r>
        <w:rPr>
          <w:noProof/>
        </w:rPr>
        <w:t xml:space="preserve">время работы алгоритмов на </w:t>
      </w:r>
      <w:r w:rsidR="005E1AE6">
        <w:rPr>
          <w:noProof/>
        </w:rPr>
        <w:t>ограниченных</w:t>
      </w:r>
      <w:r>
        <w:rPr>
          <w:noProof/>
        </w:rPr>
        <w:t xml:space="preserve"> последовательностях без повторений.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42"/>
        <w:gridCol w:w="1384"/>
        <w:gridCol w:w="1599"/>
        <w:gridCol w:w="1037"/>
        <w:gridCol w:w="1613"/>
        <w:gridCol w:w="1190"/>
        <w:gridCol w:w="936"/>
        <w:gridCol w:w="1070"/>
      </w:tblGrid>
      <w:tr w:rsidR="0095554C" w:rsidRPr="00F71BC9" w14:paraId="689C13C2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48B8B8EC" w14:textId="77777777" w:rsidR="0095554C" w:rsidRPr="00174655" w:rsidRDefault="0095554C" w:rsidP="00777625">
            <w:pPr>
              <w:pStyle w:val="af0"/>
              <w:rPr>
                <w:lang w:val="ru-RU"/>
              </w:rPr>
            </w:pPr>
          </w:p>
        </w:tc>
        <w:tc>
          <w:tcPr>
            <w:tcW w:w="1384" w:type="dxa"/>
            <w:noWrap/>
            <w:hideMark/>
          </w:tcPr>
          <w:p w14:paraId="719B1AE3" w14:textId="77777777" w:rsidR="0095554C" w:rsidRPr="00F71BC9" w:rsidRDefault="0095554C" w:rsidP="00777625">
            <w:pPr>
              <w:pStyle w:val="af0"/>
            </w:pPr>
            <w:r w:rsidRPr="00F71BC9">
              <w:t>merge_sort</w:t>
            </w:r>
          </w:p>
        </w:tc>
        <w:tc>
          <w:tcPr>
            <w:tcW w:w="1599" w:type="dxa"/>
            <w:noWrap/>
            <w:hideMark/>
          </w:tcPr>
          <w:p w14:paraId="6663588B" w14:textId="77777777" w:rsidR="0095554C" w:rsidRPr="00F71BC9" w:rsidRDefault="0095554C" w:rsidP="00777625">
            <w:pPr>
              <w:pStyle w:val="af0"/>
            </w:pPr>
            <w:r w:rsidRPr="00F71BC9">
              <w:t>merge_sort_p</w:t>
            </w:r>
          </w:p>
        </w:tc>
        <w:tc>
          <w:tcPr>
            <w:tcW w:w="1037" w:type="dxa"/>
            <w:noWrap/>
            <w:hideMark/>
          </w:tcPr>
          <w:p w14:paraId="0C48C3DC" w14:textId="77777777" w:rsidR="0095554C" w:rsidRPr="00F71BC9" w:rsidRDefault="0095554C" w:rsidP="00777625">
            <w:pPr>
              <w:pStyle w:val="af0"/>
            </w:pPr>
            <w:r w:rsidRPr="00F71BC9">
              <w:t>std::sort</w:t>
            </w:r>
          </w:p>
        </w:tc>
        <w:tc>
          <w:tcPr>
            <w:tcW w:w="1613" w:type="dxa"/>
            <w:noWrap/>
            <w:hideMark/>
          </w:tcPr>
          <w:p w14:paraId="5E8E8FF5" w14:textId="77777777" w:rsidR="0095554C" w:rsidRPr="00F71BC9" w:rsidRDefault="0095554C" w:rsidP="00777625">
            <w:pPr>
              <w:pStyle w:val="af0"/>
            </w:pPr>
            <w:r w:rsidRPr="00F71BC9">
              <w:t>quick_sort_p</w:t>
            </w:r>
          </w:p>
        </w:tc>
        <w:tc>
          <w:tcPr>
            <w:tcW w:w="1190" w:type="dxa"/>
            <w:noWrap/>
            <w:hideMark/>
          </w:tcPr>
          <w:p w14:paraId="1E359D52" w14:textId="77777777" w:rsidR="0095554C" w:rsidRPr="00F71BC9" w:rsidRDefault="0095554C" w:rsidP="00777625">
            <w:pPr>
              <w:pStyle w:val="af0"/>
            </w:pPr>
            <w:r w:rsidRPr="00F71BC9">
              <w:t>radix_sort</w:t>
            </w:r>
          </w:p>
        </w:tc>
        <w:tc>
          <w:tcPr>
            <w:tcW w:w="936" w:type="dxa"/>
            <w:noWrap/>
            <w:hideMark/>
          </w:tcPr>
          <w:p w14:paraId="09E11B2C" w14:textId="77777777" w:rsidR="0095554C" w:rsidRPr="00F71BC9" w:rsidRDefault="0095554C" w:rsidP="00777625">
            <w:pPr>
              <w:pStyle w:val="af0"/>
            </w:pPr>
            <w:proofErr w:type="gramStart"/>
            <w:r w:rsidRPr="00F71BC9">
              <w:t>csSort</w:t>
            </w:r>
            <w:proofErr w:type="gramEnd"/>
          </w:p>
        </w:tc>
        <w:tc>
          <w:tcPr>
            <w:tcW w:w="1070" w:type="dxa"/>
            <w:noWrap/>
            <w:hideMark/>
          </w:tcPr>
          <w:p w14:paraId="1BDC2C4C" w14:textId="77777777" w:rsidR="0095554C" w:rsidRPr="00F71BC9" w:rsidRDefault="0095554C" w:rsidP="00777625">
            <w:pPr>
              <w:pStyle w:val="af0"/>
            </w:pPr>
            <w:r w:rsidRPr="00F71BC9">
              <w:t>csSort_P</w:t>
            </w:r>
          </w:p>
        </w:tc>
      </w:tr>
      <w:tr w:rsidR="0095554C" w:rsidRPr="00F71BC9" w14:paraId="15649A5A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46AEE380" w14:textId="77777777" w:rsidR="0095554C" w:rsidRPr="00F71BC9" w:rsidRDefault="0095554C" w:rsidP="00777625">
            <w:pPr>
              <w:pStyle w:val="af0"/>
            </w:pPr>
            <w:r w:rsidRPr="00F71BC9">
              <w:t>1E+7</w:t>
            </w:r>
          </w:p>
        </w:tc>
        <w:tc>
          <w:tcPr>
            <w:tcW w:w="1384" w:type="dxa"/>
            <w:noWrap/>
            <w:vAlign w:val="bottom"/>
            <w:hideMark/>
          </w:tcPr>
          <w:p w14:paraId="3E5A802A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1279</w:t>
            </w:r>
          </w:p>
        </w:tc>
        <w:tc>
          <w:tcPr>
            <w:tcW w:w="1599" w:type="dxa"/>
            <w:noWrap/>
            <w:vAlign w:val="bottom"/>
            <w:hideMark/>
          </w:tcPr>
          <w:p w14:paraId="30F39CDB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685</w:t>
            </w:r>
          </w:p>
        </w:tc>
        <w:tc>
          <w:tcPr>
            <w:tcW w:w="1037" w:type="dxa"/>
            <w:noWrap/>
            <w:vAlign w:val="bottom"/>
            <w:hideMark/>
          </w:tcPr>
          <w:p w14:paraId="0CD54FFC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780</w:t>
            </w:r>
          </w:p>
        </w:tc>
        <w:tc>
          <w:tcPr>
            <w:tcW w:w="1613" w:type="dxa"/>
            <w:noWrap/>
            <w:vAlign w:val="bottom"/>
            <w:hideMark/>
          </w:tcPr>
          <w:p w14:paraId="6E6A2287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795</w:t>
            </w:r>
          </w:p>
        </w:tc>
        <w:tc>
          <w:tcPr>
            <w:tcW w:w="1190" w:type="dxa"/>
            <w:noWrap/>
            <w:vAlign w:val="bottom"/>
            <w:hideMark/>
          </w:tcPr>
          <w:p w14:paraId="78BB86C8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1247</w:t>
            </w:r>
          </w:p>
        </w:tc>
        <w:tc>
          <w:tcPr>
            <w:tcW w:w="936" w:type="dxa"/>
            <w:noWrap/>
            <w:vAlign w:val="bottom"/>
            <w:hideMark/>
          </w:tcPr>
          <w:p w14:paraId="4D2E9CAB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1272</w:t>
            </w:r>
          </w:p>
        </w:tc>
        <w:tc>
          <w:tcPr>
            <w:tcW w:w="1070" w:type="dxa"/>
            <w:noWrap/>
            <w:vAlign w:val="bottom"/>
            <w:hideMark/>
          </w:tcPr>
          <w:p w14:paraId="103D2943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662</w:t>
            </w:r>
          </w:p>
        </w:tc>
      </w:tr>
      <w:tr w:rsidR="0095554C" w:rsidRPr="00F71BC9" w14:paraId="7014A770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4F822C36" w14:textId="77777777" w:rsidR="0095554C" w:rsidRPr="00F71BC9" w:rsidRDefault="0095554C" w:rsidP="00777625">
            <w:pPr>
              <w:pStyle w:val="af0"/>
            </w:pPr>
            <w:r w:rsidRPr="00F71BC9">
              <w:t>1E+8</w:t>
            </w:r>
          </w:p>
        </w:tc>
        <w:tc>
          <w:tcPr>
            <w:tcW w:w="1384" w:type="dxa"/>
            <w:noWrap/>
            <w:vAlign w:val="bottom"/>
            <w:hideMark/>
          </w:tcPr>
          <w:p w14:paraId="4FE6F253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14476</w:t>
            </w:r>
          </w:p>
        </w:tc>
        <w:tc>
          <w:tcPr>
            <w:tcW w:w="1599" w:type="dxa"/>
            <w:noWrap/>
            <w:vAlign w:val="bottom"/>
            <w:hideMark/>
          </w:tcPr>
          <w:p w14:paraId="69EB4AC4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7783</w:t>
            </w:r>
          </w:p>
        </w:tc>
        <w:tc>
          <w:tcPr>
            <w:tcW w:w="1037" w:type="dxa"/>
            <w:noWrap/>
            <w:vAlign w:val="bottom"/>
            <w:hideMark/>
          </w:tcPr>
          <w:p w14:paraId="02A041A2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8963</w:t>
            </w:r>
          </w:p>
        </w:tc>
        <w:tc>
          <w:tcPr>
            <w:tcW w:w="1613" w:type="dxa"/>
            <w:noWrap/>
            <w:vAlign w:val="bottom"/>
            <w:hideMark/>
          </w:tcPr>
          <w:p w14:paraId="5902A410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5118</w:t>
            </w:r>
          </w:p>
        </w:tc>
        <w:tc>
          <w:tcPr>
            <w:tcW w:w="1190" w:type="dxa"/>
            <w:noWrap/>
            <w:vAlign w:val="bottom"/>
            <w:hideMark/>
          </w:tcPr>
          <w:p w14:paraId="555CED34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12476</w:t>
            </w:r>
          </w:p>
        </w:tc>
        <w:tc>
          <w:tcPr>
            <w:tcW w:w="936" w:type="dxa"/>
            <w:noWrap/>
            <w:vAlign w:val="bottom"/>
            <w:hideMark/>
          </w:tcPr>
          <w:p w14:paraId="6904CA3E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13255</w:t>
            </w:r>
          </w:p>
        </w:tc>
        <w:tc>
          <w:tcPr>
            <w:tcW w:w="1070" w:type="dxa"/>
            <w:noWrap/>
            <w:vAlign w:val="bottom"/>
            <w:hideMark/>
          </w:tcPr>
          <w:p w14:paraId="77CF8B01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6885</w:t>
            </w:r>
          </w:p>
        </w:tc>
      </w:tr>
      <w:tr w:rsidR="0095554C" w:rsidRPr="00F71BC9" w14:paraId="0902F7AA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63685A1D" w14:textId="77777777" w:rsidR="0095554C" w:rsidRPr="00F71BC9" w:rsidRDefault="0095554C" w:rsidP="00777625">
            <w:pPr>
              <w:pStyle w:val="af0"/>
            </w:pPr>
            <w:r w:rsidRPr="00F71BC9">
              <w:t>1E+9</w:t>
            </w:r>
          </w:p>
        </w:tc>
        <w:tc>
          <w:tcPr>
            <w:tcW w:w="1384" w:type="dxa"/>
            <w:noWrap/>
            <w:vAlign w:val="bottom"/>
            <w:hideMark/>
          </w:tcPr>
          <w:p w14:paraId="3555F010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163034</w:t>
            </w:r>
          </w:p>
        </w:tc>
        <w:tc>
          <w:tcPr>
            <w:tcW w:w="1599" w:type="dxa"/>
            <w:noWrap/>
            <w:vAlign w:val="bottom"/>
            <w:hideMark/>
          </w:tcPr>
          <w:p w14:paraId="3CE7745F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87495</w:t>
            </w:r>
          </w:p>
        </w:tc>
        <w:tc>
          <w:tcPr>
            <w:tcW w:w="1037" w:type="dxa"/>
            <w:noWrap/>
            <w:vAlign w:val="bottom"/>
            <w:hideMark/>
          </w:tcPr>
          <w:p w14:paraId="16684332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99935</w:t>
            </w:r>
          </w:p>
        </w:tc>
        <w:tc>
          <w:tcPr>
            <w:tcW w:w="1613" w:type="dxa"/>
            <w:noWrap/>
            <w:vAlign w:val="bottom"/>
            <w:hideMark/>
          </w:tcPr>
          <w:p w14:paraId="38E6911C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104777</w:t>
            </w:r>
          </w:p>
        </w:tc>
        <w:tc>
          <w:tcPr>
            <w:tcW w:w="1190" w:type="dxa"/>
            <w:noWrap/>
            <w:vAlign w:val="bottom"/>
            <w:hideMark/>
          </w:tcPr>
          <w:p w14:paraId="00599EA4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125084</w:t>
            </w:r>
          </w:p>
        </w:tc>
        <w:tc>
          <w:tcPr>
            <w:tcW w:w="936" w:type="dxa"/>
            <w:noWrap/>
            <w:vAlign w:val="bottom"/>
            <w:hideMark/>
          </w:tcPr>
          <w:p w14:paraId="0927A74A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132808</w:t>
            </w:r>
          </w:p>
        </w:tc>
        <w:tc>
          <w:tcPr>
            <w:tcW w:w="1070" w:type="dxa"/>
            <w:noWrap/>
            <w:vAlign w:val="bottom"/>
            <w:hideMark/>
          </w:tcPr>
          <w:p w14:paraId="51496DB7" w14:textId="77777777" w:rsidR="0095554C" w:rsidRPr="0095554C" w:rsidRDefault="0095554C" w:rsidP="00777625">
            <w:pPr>
              <w:pStyle w:val="af0"/>
              <w:rPr>
                <w:rFonts w:cs="Times New Roman"/>
              </w:rPr>
            </w:pPr>
            <w:r w:rsidRPr="0095554C">
              <w:rPr>
                <w:color w:val="000000"/>
              </w:rPr>
              <w:t>69022</w:t>
            </w:r>
          </w:p>
        </w:tc>
      </w:tr>
    </w:tbl>
    <w:p w14:paraId="77810810" w14:textId="77777777" w:rsidR="0095554C" w:rsidRPr="0095554C" w:rsidRDefault="0095554C" w:rsidP="0095554C">
      <w:pPr>
        <w:jc w:val="both"/>
      </w:pPr>
    </w:p>
    <w:p w14:paraId="13817E21" w14:textId="6BCE624F" w:rsidR="005842ED" w:rsidRPr="005842ED" w:rsidRDefault="005842ED" w:rsidP="0077762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679E6FED" wp14:editId="564AD3A7">
            <wp:extent cx="5943600" cy="3448050"/>
            <wp:effectExtent l="0" t="0" r="0" b="0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FF08A6EB-58BF-48B3-BEF6-CE028056AC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4"/>
              </a:graphicData>
            </a:graphic>
          </wp:inline>
        </w:drawing>
      </w:r>
    </w:p>
    <w:p w14:paraId="13D2D641" w14:textId="3FD6B231" w:rsidR="0095554C" w:rsidRDefault="005842ED" w:rsidP="00777625">
      <w:pPr>
        <w:ind w:firstLine="0"/>
        <w:jc w:val="center"/>
      </w:pPr>
      <w:r>
        <w:t xml:space="preserve">Рис. </w:t>
      </w:r>
      <w:r w:rsidR="00777625">
        <w:t xml:space="preserve">19 </w:t>
      </w:r>
      <w:r>
        <w:t>– сравнение алгоритмов на разряженных последовательностях.</w:t>
      </w:r>
    </w:p>
    <w:p w14:paraId="5A7B990B" w14:textId="52AB28EB" w:rsidR="00262808" w:rsidRDefault="00262808" w:rsidP="00262808">
      <w:pPr>
        <w:rPr>
          <w:b/>
        </w:rPr>
      </w:pPr>
      <w:r w:rsidRPr="005842ED">
        <w:rPr>
          <w:b/>
        </w:rPr>
        <w:t>Последовательность с ограничениями</w:t>
      </w:r>
      <w:r>
        <w:rPr>
          <w:b/>
        </w:rPr>
        <w:t xml:space="preserve"> с повторениями.</w:t>
      </w:r>
    </w:p>
    <w:p w14:paraId="1FD71254" w14:textId="2412BC65" w:rsidR="00AD397A" w:rsidRPr="00AD397A" w:rsidRDefault="00AD397A" w:rsidP="009158F2">
      <w:pPr>
        <w:jc w:val="both"/>
      </w:pPr>
      <w:r>
        <w:t xml:space="preserve">На данной последовательности можем заметить, что алгоритм </w:t>
      </w:r>
      <w:r>
        <w:rPr>
          <w:lang w:val="en-US"/>
        </w:rPr>
        <w:t>CsSort</w:t>
      </w:r>
      <w:r w:rsidRPr="00AD397A">
        <w:t xml:space="preserve"> </w:t>
      </w:r>
      <w:r>
        <w:t>при больших разрядностях замедляет работу. Связано это с большим количество одинаковых элементов больших разрядов,</w:t>
      </w:r>
      <w:r w:rsidR="00B81A3B">
        <w:t xml:space="preserve"> </w:t>
      </w:r>
      <w:r>
        <w:t xml:space="preserve">потому </w:t>
      </w:r>
      <w:proofErr w:type="gramStart"/>
      <w:r w:rsidR="00B81A3B">
        <w:t>может</w:t>
      </w:r>
      <w:proofErr w:type="gramEnd"/>
      <w:r w:rsidR="00B81A3B">
        <w:t xml:space="preserve"> происходит неразделение последовательности и множество проходов функции </w:t>
      </w:r>
      <w:r w:rsidR="00B81A3B">
        <w:rPr>
          <w:i/>
          <w:lang w:val="en-US"/>
        </w:rPr>
        <w:t>Divisor</w:t>
      </w:r>
      <w:r w:rsidR="00B81A3B">
        <w:t xml:space="preserve"> по уже отсортированной последовательности.</w:t>
      </w:r>
    </w:p>
    <w:p w14:paraId="002ECD84" w14:textId="6CC6AD44" w:rsidR="00AD397A" w:rsidRDefault="00AD397A" w:rsidP="00AD397A">
      <w:pPr>
        <w:jc w:val="right"/>
        <w:rPr>
          <w:noProof/>
        </w:rPr>
      </w:pPr>
      <w:r>
        <w:t xml:space="preserve">Таблица 12 - </w:t>
      </w:r>
      <w:r>
        <w:rPr>
          <w:noProof/>
        </w:rPr>
        <w:t>время работы алгоритмов на ограниченных последовательностях с повторениями.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42"/>
        <w:gridCol w:w="1384"/>
        <w:gridCol w:w="1599"/>
        <w:gridCol w:w="1037"/>
        <w:gridCol w:w="1613"/>
        <w:gridCol w:w="1190"/>
        <w:gridCol w:w="936"/>
        <w:gridCol w:w="1070"/>
      </w:tblGrid>
      <w:tr w:rsidR="00AD397A" w:rsidRPr="00F71BC9" w14:paraId="2AAA93A4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1E8EEAFE" w14:textId="77777777" w:rsidR="00AD397A" w:rsidRPr="00174655" w:rsidRDefault="00AD397A" w:rsidP="00777625">
            <w:pPr>
              <w:pStyle w:val="af0"/>
              <w:rPr>
                <w:lang w:val="ru-RU"/>
              </w:rPr>
            </w:pPr>
          </w:p>
        </w:tc>
        <w:tc>
          <w:tcPr>
            <w:tcW w:w="1384" w:type="dxa"/>
            <w:noWrap/>
            <w:hideMark/>
          </w:tcPr>
          <w:p w14:paraId="6BD9C1ED" w14:textId="77777777" w:rsidR="00AD397A" w:rsidRPr="00F71BC9" w:rsidRDefault="00AD397A" w:rsidP="00777625">
            <w:pPr>
              <w:pStyle w:val="af0"/>
            </w:pPr>
            <w:r w:rsidRPr="00F71BC9">
              <w:t>merge_sort</w:t>
            </w:r>
          </w:p>
        </w:tc>
        <w:tc>
          <w:tcPr>
            <w:tcW w:w="1599" w:type="dxa"/>
            <w:noWrap/>
            <w:hideMark/>
          </w:tcPr>
          <w:p w14:paraId="1BF19D68" w14:textId="77777777" w:rsidR="00AD397A" w:rsidRPr="00F71BC9" w:rsidRDefault="00AD397A" w:rsidP="00777625">
            <w:pPr>
              <w:pStyle w:val="af0"/>
            </w:pPr>
            <w:r w:rsidRPr="00F71BC9">
              <w:t>merge_sort_p</w:t>
            </w:r>
          </w:p>
        </w:tc>
        <w:tc>
          <w:tcPr>
            <w:tcW w:w="1037" w:type="dxa"/>
            <w:noWrap/>
            <w:hideMark/>
          </w:tcPr>
          <w:p w14:paraId="1F305F72" w14:textId="77777777" w:rsidR="00AD397A" w:rsidRPr="00F71BC9" w:rsidRDefault="00AD397A" w:rsidP="00777625">
            <w:pPr>
              <w:pStyle w:val="af0"/>
            </w:pPr>
            <w:r w:rsidRPr="00F71BC9">
              <w:t>std::sort</w:t>
            </w:r>
          </w:p>
        </w:tc>
        <w:tc>
          <w:tcPr>
            <w:tcW w:w="1613" w:type="dxa"/>
            <w:noWrap/>
            <w:hideMark/>
          </w:tcPr>
          <w:p w14:paraId="1DCA68E4" w14:textId="77777777" w:rsidR="00AD397A" w:rsidRPr="00F71BC9" w:rsidRDefault="00AD397A" w:rsidP="00777625">
            <w:pPr>
              <w:pStyle w:val="af0"/>
            </w:pPr>
            <w:r w:rsidRPr="00F71BC9">
              <w:t>quick_sort_p</w:t>
            </w:r>
          </w:p>
        </w:tc>
        <w:tc>
          <w:tcPr>
            <w:tcW w:w="1190" w:type="dxa"/>
            <w:noWrap/>
            <w:hideMark/>
          </w:tcPr>
          <w:p w14:paraId="7926A973" w14:textId="77777777" w:rsidR="00AD397A" w:rsidRPr="00F71BC9" w:rsidRDefault="00AD397A" w:rsidP="00777625">
            <w:pPr>
              <w:pStyle w:val="af0"/>
            </w:pPr>
            <w:r w:rsidRPr="00F71BC9">
              <w:t>radix_sort</w:t>
            </w:r>
          </w:p>
        </w:tc>
        <w:tc>
          <w:tcPr>
            <w:tcW w:w="936" w:type="dxa"/>
            <w:noWrap/>
            <w:hideMark/>
          </w:tcPr>
          <w:p w14:paraId="5B3F8A93" w14:textId="77777777" w:rsidR="00AD397A" w:rsidRPr="00F71BC9" w:rsidRDefault="00AD397A" w:rsidP="00777625">
            <w:pPr>
              <w:pStyle w:val="af0"/>
            </w:pPr>
            <w:proofErr w:type="gramStart"/>
            <w:r w:rsidRPr="00F71BC9">
              <w:t>csSort</w:t>
            </w:r>
            <w:proofErr w:type="gramEnd"/>
          </w:p>
        </w:tc>
        <w:tc>
          <w:tcPr>
            <w:tcW w:w="1070" w:type="dxa"/>
            <w:noWrap/>
            <w:hideMark/>
          </w:tcPr>
          <w:p w14:paraId="2FB41586" w14:textId="77777777" w:rsidR="00AD397A" w:rsidRPr="00F71BC9" w:rsidRDefault="00AD397A" w:rsidP="00777625">
            <w:pPr>
              <w:pStyle w:val="af0"/>
            </w:pPr>
            <w:r w:rsidRPr="00F71BC9">
              <w:t>csSort_P</w:t>
            </w:r>
          </w:p>
        </w:tc>
      </w:tr>
      <w:tr w:rsidR="00AD397A" w:rsidRPr="00F71BC9" w14:paraId="684D4EC3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6CEECBDF" w14:textId="77777777" w:rsidR="00AD397A" w:rsidRPr="00F71BC9" w:rsidRDefault="00AD397A" w:rsidP="00777625">
            <w:pPr>
              <w:pStyle w:val="af0"/>
            </w:pPr>
            <w:r w:rsidRPr="00F71BC9">
              <w:t>1E+7</w:t>
            </w:r>
          </w:p>
        </w:tc>
        <w:tc>
          <w:tcPr>
            <w:tcW w:w="1384" w:type="dxa"/>
            <w:noWrap/>
            <w:vAlign w:val="bottom"/>
            <w:hideMark/>
          </w:tcPr>
          <w:p w14:paraId="20102D4A" w14:textId="1AE63114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1270</w:t>
            </w:r>
          </w:p>
        </w:tc>
        <w:tc>
          <w:tcPr>
            <w:tcW w:w="1599" w:type="dxa"/>
            <w:noWrap/>
            <w:vAlign w:val="bottom"/>
            <w:hideMark/>
          </w:tcPr>
          <w:p w14:paraId="27A62C5A" w14:textId="64018FE4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679</w:t>
            </w:r>
          </w:p>
        </w:tc>
        <w:tc>
          <w:tcPr>
            <w:tcW w:w="1037" w:type="dxa"/>
            <w:noWrap/>
            <w:vAlign w:val="bottom"/>
            <w:hideMark/>
          </w:tcPr>
          <w:p w14:paraId="2D004293" w14:textId="574DD6DD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790</w:t>
            </w:r>
          </w:p>
        </w:tc>
        <w:tc>
          <w:tcPr>
            <w:tcW w:w="1613" w:type="dxa"/>
            <w:noWrap/>
            <w:vAlign w:val="bottom"/>
            <w:hideMark/>
          </w:tcPr>
          <w:p w14:paraId="7E06DEFC" w14:textId="7BCC4E7E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838</w:t>
            </w:r>
          </w:p>
        </w:tc>
        <w:tc>
          <w:tcPr>
            <w:tcW w:w="1190" w:type="dxa"/>
            <w:noWrap/>
            <w:vAlign w:val="bottom"/>
            <w:hideMark/>
          </w:tcPr>
          <w:p w14:paraId="68A564BA" w14:textId="6874CE4C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1246</w:t>
            </w:r>
          </w:p>
        </w:tc>
        <w:tc>
          <w:tcPr>
            <w:tcW w:w="936" w:type="dxa"/>
            <w:noWrap/>
            <w:vAlign w:val="bottom"/>
            <w:hideMark/>
          </w:tcPr>
          <w:p w14:paraId="2C162517" w14:textId="00E7F05F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1350</w:t>
            </w:r>
          </w:p>
        </w:tc>
        <w:tc>
          <w:tcPr>
            <w:tcW w:w="1070" w:type="dxa"/>
            <w:noWrap/>
            <w:vAlign w:val="bottom"/>
            <w:hideMark/>
          </w:tcPr>
          <w:p w14:paraId="68999DF2" w14:textId="75DADD6B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702</w:t>
            </w:r>
          </w:p>
        </w:tc>
      </w:tr>
      <w:tr w:rsidR="00AD397A" w:rsidRPr="00F71BC9" w14:paraId="69B56F23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78D386B9" w14:textId="77777777" w:rsidR="00AD397A" w:rsidRPr="00F71BC9" w:rsidRDefault="00AD397A" w:rsidP="00777625">
            <w:pPr>
              <w:pStyle w:val="af0"/>
            </w:pPr>
            <w:r w:rsidRPr="00F71BC9">
              <w:t>1E+8</w:t>
            </w:r>
          </w:p>
        </w:tc>
        <w:tc>
          <w:tcPr>
            <w:tcW w:w="1384" w:type="dxa"/>
            <w:noWrap/>
            <w:vAlign w:val="bottom"/>
            <w:hideMark/>
          </w:tcPr>
          <w:p w14:paraId="65E45905" w14:textId="410A21A8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14440</w:t>
            </w:r>
          </w:p>
        </w:tc>
        <w:tc>
          <w:tcPr>
            <w:tcW w:w="1599" w:type="dxa"/>
            <w:noWrap/>
            <w:vAlign w:val="bottom"/>
            <w:hideMark/>
          </w:tcPr>
          <w:p w14:paraId="043811BA" w14:textId="44A1114D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7716</w:t>
            </w:r>
          </w:p>
        </w:tc>
        <w:tc>
          <w:tcPr>
            <w:tcW w:w="1037" w:type="dxa"/>
            <w:noWrap/>
            <w:vAlign w:val="bottom"/>
            <w:hideMark/>
          </w:tcPr>
          <w:p w14:paraId="760CB82D" w14:textId="0A5EC887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8976</w:t>
            </w:r>
          </w:p>
        </w:tc>
        <w:tc>
          <w:tcPr>
            <w:tcW w:w="1613" w:type="dxa"/>
            <w:noWrap/>
            <w:vAlign w:val="bottom"/>
            <w:hideMark/>
          </w:tcPr>
          <w:p w14:paraId="61028B9C" w14:textId="2D8454C0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5242</w:t>
            </w:r>
          </w:p>
        </w:tc>
        <w:tc>
          <w:tcPr>
            <w:tcW w:w="1190" w:type="dxa"/>
            <w:noWrap/>
            <w:vAlign w:val="bottom"/>
            <w:hideMark/>
          </w:tcPr>
          <w:p w14:paraId="39B2C3DA" w14:textId="4130B041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12556</w:t>
            </w:r>
          </w:p>
        </w:tc>
        <w:tc>
          <w:tcPr>
            <w:tcW w:w="936" w:type="dxa"/>
            <w:noWrap/>
            <w:vAlign w:val="bottom"/>
            <w:hideMark/>
          </w:tcPr>
          <w:p w14:paraId="1A10566B" w14:textId="3B749B02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13824</w:t>
            </w:r>
          </w:p>
        </w:tc>
        <w:tc>
          <w:tcPr>
            <w:tcW w:w="1070" w:type="dxa"/>
            <w:noWrap/>
            <w:vAlign w:val="bottom"/>
            <w:hideMark/>
          </w:tcPr>
          <w:p w14:paraId="7FD000A3" w14:textId="492034AA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7154</w:t>
            </w:r>
          </w:p>
        </w:tc>
      </w:tr>
      <w:tr w:rsidR="00AD397A" w:rsidRPr="00F71BC9" w14:paraId="79FC5DBD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707590B7" w14:textId="77777777" w:rsidR="00AD397A" w:rsidRPr="00F71BC9" w:rsidRDefault="00AD397A" w:rsidP="00777625">
            <w:pPr>
              <w:pStyle w:val="af0"/>
            </w:pPr>
            <w:r w:rsidRPr="00F71BC9">
              <w:t>1E+9</w:t>
            </w:r>
          </w:p>
        </w:tc>
        <w:tc>
          <w:tcPr>
            <w:tcW w:w="1384" w:type="dxa"/>
            <w:noWrap/>
            <w:vAlign w:val="bottom"/>
            <w:hideMark/>
          </w:tcPr>
          <w:p w14:paraId="693DB81C" w14:textId="230391CB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162401</w:t>
            </w:r>
          </w:p>
        </w:tc>
        <w:tc>
          <w:tcPr>
            <w:tcW w:w="1599" w:type="dxa"/>
            <w:noWrap/>
            <w:vAlign w:val="bottom"/>
            <w:hideMark/>
          </w:tcPr>
          <w:p w14:paraId="7FCCFF48" w14:textId="324CD4B0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86711</w:t>
            </w:r>
          </w:p>
        </w:tc>
        <w:tc>
          <w:tcPr>
            <w:tcW w:w="1037" w:type="dxa"/>
            <w:noWrap/>
            <w:vAlign w:val="bottom"/>
            <w:hideMark/>
          </w:tcPr>
          <w:p w14:paraId="766A69AF" w14:textId="29EB38AE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100431</w:t>
            </w:r>
          </w:p>
        </w:tc>
        <w:tc>
          <w:tcPr>
            <w:tcW w:w="1613" w:type="dxa"/>
            <w:noWrap/>
            <w:vAlign w:val="bottom"/>
            <w:hideMark/>
          </w:tcPr>
          <w:p w14:paraId="6B655A94" w14:textId="155D03F4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109736</w:t>
            </w:r>
          </w:p>
        </w:tc>
        <w:tc>
          <w:tcPr>
            <w:tcW w:w="1190" w:type="dxa"/>
            <w:noWrap/>
            <w:vAlign w:val="bottom"/>
            <w:hideMark/>
          </w:tcPr>
          <w:p w14:paraId="2A50D149" w14:textId="7E18F3DB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124994</w:t>
            </w:r>
          </w:p>
        </w:tc>
        <w:tc>
          <w:tcPr>
            <w:tcW w:w="936" w:type="dxa"/>
            <w:noWrap/>
            <w:vAlign w:val="bottom"/>
            <w:hideMark/>
          </w:tcPr>
          <w:p w14:paraId="7979982F" w14:textId="7FFB57CB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138358</w:t>
            </w:r>
          </w:p>
        </w:tc>
        <w:tc>
          <w:tcPr>
            <w:tcW w:w="1070" w:type="dxa"/>
            <w:noWrap/>
            <w:vAlign w:val="bottom"/>
            <w:hideMark/>
          </w:tcPr>
          <w:p w14:paraId="48D04BE5" w14:textId="5F321832" w:rsidR="00AD397A" w:rsidRPr="00AD397A" w:rsidRDefault="00AD397A" w:rsidP="00777625">
            <w:pPr>
              <w:pStyle w:val="af0"/>
              <w:rPr>
                <w:rFonts w:cs="Times New Roman"/>
              </w:rPr>
            </w:pPr>
            <w:r w:rsidRPr="00AD397A">
              <w:rPr>
                <w:color w:val="000000"/>
              </w:rPr>
              <w:t>71865</w:t>
            </w:r>
          </w:p>
        </w:tc>
      </w:tr>
    </w:tbl>
    <w:p w14:paraId="72BAB7FF" w14:textId="77777777" w:rsidR="00AD397A" w:rsidRPr="00AD397A" w:rsidRDefault="00AD397A" w:rsidP="00262808"/>
    <w:p w14:paraId="4239ABDB" w14:textId="51D2E00E" w:rsidR="00AD397A" w:rsidRDefault="00AD397A" w:rsidP="00777625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21EA6AC1" wp14:editId="71532B2F">
            <wp:extent cx="5841785" cy="3388185"/>
            <wp:effectExtent l="0" t="0" r="6985" b="3175"/>
            <wp:docPr id="19" name="Диаграмма 19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66D179F-B3D7-45B3-AA09-8CBC1E298D0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01890F65" w14:textId="256D3A3B" w:rsidR="00AD397A" w:rsidRDefault="00AD397A" w:rsidP="00777625">
      <w:pPr>
        <w:ind w:firstLine="0"/>
        <w:jc w:val="center"/>
      </w:pPr>
      <w:r>
        <w:t xml:space="preserve">Рис. </w:t>
      </w:r>
      <w:r w:rsidR="00777625">
        <w:t xml:space="preserve">20 </w:t>
      </w:r>
      <w:r>
        <w:t>– сравнение алгоритмов на разряженных последовательностях с повторениями.</w:t>
      </w:r>
    </w:p>
    <w:p w14:paraId="6C06286A" w14:textId="0837B623" w:rsidR="00AD397A" w:rsidRDefault="00A4627A" w:rsidP="00A4627A">
      <w:pPr>
        <w:rPr>
          <w:b/>
        </w:rPr>
      </w:pPr>
      <w:r>
        <w:rPr>
          <w:b/>
        </w:rPr>
        <w:t>Неравномерные последовательности.</w:t>
      </w:r>
    </w:p>
    <w:p w14:paraId="40DA3B21" w14:textId="77777777" w:rsidR="009158F2" w:rsidRDefault="009158F2" w:rsidP="009158F2">
      <w:pPr>
        <w:jc w:val="both"/>
      </w:pPr>
      <w:r>
        <w:t xml:space="preserve">Данные последовательности являются самыми «неудачными» для алгоритмов, на них </w:t>
      </w:r>
      <w:r>
        <w:rPr>
          <w:lang w:val="en-US"/>
        </w:rPr>
        <w:t>CsSort</w:t>
      </w:r>
      <w:r>
        <w:t xml:space="preserve"> и ее параллельная версия уступают другим алгоритмам. </w:t>
      </w:r>
    </w:p>
    <w:p w14:paraId="0E4CEB9D" w14:textId="18B07AFB" w:rsidR="00A4627A" w:rsidRDefault="00A4627A" w:rsidP="009158F2">
      <w:pPr>
        <w:jc w:val="right"/>
        <w:rPr>
          <w:noProof/>
        </w:rPr>
      </w:pPr>
      <w:r>
        <w:t xml:space="preserve">Таблица 13 - </w:t>
      </w:r>
      <w:r>
        <w:rPr>
          <w:noProof/>
        </w:rPr>
        <w:t xml:space="preserve">время работы алгоритмов на </w:t>
      </w:r>
      <w:r w:rsidR="006D22A4">
        <w:rPr>
          <w:noProof/>
        </w:rPr>
        <w:t>неравномерных</w:t>
      </w:r>
      <w:r>
        <w:rPr>
          <w:noProof/>
        </w:rPr>
        <w:t xml:space="preserve"> последовательностях.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42"/>
        <w:gridCol w:w="1384"/>
        <w:gridCol w:w="1599"/>
        <w:gridCol w:w="1037"/>
        <w:gridCol w:w="1613"/>
        <w:gridCol w:w="1190"/>
        <w:gridCol w:w="936"/>
        <w:gridCol w:w="1070"/>
      </w:tblGrid>
      <w:tr w:rsidR="00A4627A" w:rsidRPr="00F71BC9" w14:paraId="3FA454CD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37F799E3" w14:textId="77777777" w:rsidR="00A4627A" w:rsidRPr="00174655" w:rsidRDefault="00A4627A" w:rsidP="00777625">
            <w:pPr>
              <w:pStyle w:val="af0"/>
              <w:rPr>
                <w:lang w:val="ru-RU"/>
              </w:rPr>
            </w:pPr>
          </w:p>
        </w:tc>
        <w:tc>
          <w:tcPr>
            <w:tcW w:w="1384" w:type="dxa"/>
            <w:noWrap/>
            <w:hideMark/>
          </w:tcPr>
          <w:p w14:paraId="30D7679E" w14:textId="77777777" w:rsidR="00A4627A" w:rsidRPr="00F71BC9" w:rsidRDefault="00A4627A" w:rsidP="00777625">
            <w:pPr>
              <w:pStyle w:val="af0"/>
            </w:pPr>
            <w:r w:rsidRPr="00F71BC9">
              <w:t>merge_sort</w:t>
            </w:r>
          </w:p>
        </w:tc>
        <w:tc>
          <w:tcPr>
            <w:tcW w:w="1599" w:type="dxa"/>
            <w:noWrap/>
            <w:hideMark/>
          </w:tcPr>
          <w:p w14:paraId="52AEDD2F" w14:textId="77777777" w:rsidR="00A4627A" w:rsidRPr="00F71BC9" w:rsidRDefault="00A4627A" w:rsidP="00777625">
            <w:pPr>
              <w:pStyle w:val="af0"/>
            </w:pPr>
            <w:r w:rsidRPr="00F71BC9">
              <w:t>merge_sort_p</w:t>
            </w:r>
          </w:p>
        </w:tc>
        <w:tc>
          <w:tcPr>
            <w:tcW w:w="1037" w:type="dxa"/>
            <w:noWrap/>
            <w:hideMark/>
          </w:tcPr>
          <w:p w14:paraId="1968242D" w14:textId="77777777" w:rsidR="00A4627A" w:rsidRPr="00F71BC9" w:rsidRDefault="00A4627A" w:rsidP="00777625">
            <w:pPr>
              <w:pStyle w:val="af0"/>
            </w:pPr>
            <w:r w:rsidRPr="00F71BC9">
              <w:t>std::sort</w:t>
            </w:r>
          </w:p>
        </w:tc>
        <w:tc>
          <w:tcPr>
            <w:tcW w:w="1613" w:type="dxa"/>
            <w:noWrap/>
            <w:hideMark/>
          </w:tcPr>
          <w:p w14:paraId="4B408C7E" w14:textId="77777777" w:rsidR="00A4627A" w:rsidRPr="00F71BC9" w:rsidRDefault="00A4627A" w:rsidP="00777625">
            <w:pPr>
              <w:pStyle w:val="af0"/>
            </w:pPr>
            <w:r w:rsidRPr="00F71BC9">
              <w:t>quick_sort_p</w:t>
            </w:r>
          </w:p>
        </w:tc>
        <w:tc>
          <w:tcPr>
            <w:tcW w:w="1190" w:type="dxa"/>
            <w:noWrap/>
            <w:hideMark/>
          </w:tcPr>
          <w:p w14:paraId="065A95D1" w14:textId="77777777" w:rsidR="00A4627A" w:rsidRPr="00F71BC9" w:rsidRDefault="00A4627A" w:rsidP="00777625">
            <w:pPr>
              <w:pStyle w:val="af0"/>
            </w:pPr>
            <w:r w:rsidRPr="00F71BC9">
              <w:t>radix_sort</w:t>
            </w:r>
          </w:p>
        </w:tc>
        <w:tc>
          <w:tcPr>
            <w:tcW w:w="936" w:type="dxa"/>
            <w:noWrap/>
            <w:hideMark/>
          </w:tcPr>
          <w:p w14:paraId="5C3236CF" w14:textId="77777777" w:rsidR="00A4627A" w:rsidRPr="00F71BC9" w:rsidRDefault="00A4627A" w:rsidP="00777625">
            <w:pPr>
              <w:pStyle w:val="af0"/>
            </w:pPr>
            <w:proofErr w:type="gramStart"/>
            <w:r w:rsidRPr="00F71BC9">
              <w:t>csSort</w:t>
            </w:r>
            <w:proofErr w:type="gramEnd"/>
          </w:p>
        </w:tc>
        <w:tc>
          <w:tcPr>
            <w:tcW w:w="1070" w:type="dxa"/>
            <w:noWrap/>
            <w:hideMark/>
          </w:tcPr>
          <w:p w14:paraId="0D6D92C5" w14:textId="77777777" w:rsidR="00A4627A" w:rsidRPr="00F71BC9" w:rsidRDefault="00A4627A" w:rsidP="00777625">
            <w:pPr>
              <w:pStyle w:val="af0"/>
            </w:pPr>
            <w:r w:rsidRPr="00F71BC9">
              <w:t>csSort_P</w:t>
            </w:r>
          </w:p>
        </w:tc>
      </w:tr>
      <w:tr w:rsidR="00A4627A" w:rsidRPr="00F71BC9" w14:paraId="1856E5B9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1E561005" w14:textId="77777777" w:rsidR="00A4627A" w:rsidRPr="00F71BC9" w:rsidRDefault="00A4627A" w:rsidP="00777625">
            <w:pPr>
              <w:pStyle w:val="af0"/>
            </w:pPr>
            <w:r w:rsidRPr="00F71BC9">
              <w:t>1E+7</w:t>
            </w:r>
          </w:p>
        </w:tc>
        <w:tc>
          <w:tcPr>
            <w:tcW w:w="1384" w:type="dxa"/>
            <w:noWrap/>
            <w:vAlign w:val="bottom"/>
            <w:hideMark/>
          </w:tcPr>
          <w:p w14:paraId="66B15798" w14:textId="2CD9EC5D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1276</w:t>
            </w:r>
          </w:p>
        </w:tc>
        <w:tc>
          <w:tcPr>
            <w:tcW w:w="1599" w:type="dxa"/>
            <w:noWrap/>
            <w:vAlign w:val="bottom"/>
            <w:hideMark/>
          </w:tcPr>
          <w:p w14:paraId="3C7A62DF" w14:textId="1B62846E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687</w:t>
            </w:r>
          </w:p>
        </w:tc>
        <w:tc>
          <w:tcPr>
            <w:tcW w:w="1037" w:type="dxa"/>
            <w:noWrap/>
            <w:vAlign w:val="bottom"/>
            <w:hideMark/>
          </w:tcPr>
          <w:p w14:paraId="3E2FDA21" w14:textId="035F5BC4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782</w:t>
            </w:r>
          </w:p>
        </w:tc>
        <w:tc>
          <w:tcPr>
            <w:tcW w:w="1613" w:type="dxa"/>
            <w:noWrap/>
            <w:vAlign w:val="bottom"/>
            <w:hideMark/>
          </w:tcPr>
          <w:p w14:paraId="4CD00B04" w14:textId="2970BEA7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819</w:t>
            </w:r>
          </w:p>
        </w:tc>
        <w:tc>
          <w:tcPr>
            <w:tcW w:w="1190" w:type="dxa"/>
            <w:noWrap/>
            <w:vAlign w:val="bottom"/>
            <w:hideMark/>
          </w:tcPr>
          <w:p w14:paraId="644368ED" w14:textId="1AEE88F1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1240</w:t>
            </w:r>
          </w:p>
        </w:tc>
        <w:tc>
          <w:tcPr>
            <w:tcW w:w="936" w:type="dxa"/>
            <w:noWrap/>
            <w:vAlign w:val="bottom"/>
            <w:hideMark/>
          </w:tcPr>
          <w:p w14:paraId="091D2916" w14:textId="73D3C3F4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1157</w:t>
            </w:r>
          </w:p>
        </w:tc>
        <w:tc>
          <w:tcPr>
            <w:tcW w:w="1070" w:type="dxa"/>
            <w:noWrap/>
            <w:vAlign w:val="bottom"/>
            <w:hideMark/>
          </w:tcPr>
          <w:p w14:paraId="3EBDF46E" w14:textId="18D5C8BE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855</w:t>
            </w:r>
          </w:p>
        </w:tc>
      </w:tr>
      <w:tr w:rsidR="00A4627A" w:rsidRPr="00F71BC9" w14:paraId="655D01D3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58B7A1CD" w14:textId="77777777" w:rsidR="00A4627A" w:rsidRPr="00F71BC9" w:rsidRDefault="00A4627A" w:rsidP="00777625">
            <w:pPr>
              <w:pStyle w:val="af0"/>
            </w:pPr>
            <w:r w:rsidRPr="00F71BC9">
              <w:t>1E+8</w:t>
            </w:r>
          </w:p>
        </w:tc>
        <w:tc>
          <w:tcPr>
            <w:tcW w:w="1384" w:type="dxa"/>
            <w:noWrap/>
            <w:vAlign w:val="bottom"/>
            <w:hideMark/>
          </w:tcPr>
          <w:p w14:paraId="17C72D23" w14:textId="22052557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14482</w:t>
            </w:r>
          </w:p>
        </w:tc>
        <w:tc>
          <w:tcPr>
            <w:tcW w:w="1599" w:type="dxa"/>
            <w:noWrap/>
            <w:vAlign w:val="bottom"/>
            <w:hideMark/>
          </w:tcPr>
          <w:p w14:paraId="4F1B4E43" w14:textId="62909046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7768</w:t>
            </w:r>
          </w:p>
        </w:tc>
        <w:tc>
          <w:tcPr>
            <w:tcW w:w="1037" w:type="dxa"/>
            <w:noWrap/>
            <w:vAlign w:val="bottom"/>
            <w:hideMark/>
          </w:tcPr>
          <w:p w14:paraId="6596432B" w14:textId="79F05558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8914</w:t>
            </w:r>
          </w:p>
        </w:tc>
        <w:tc>
          <w:tcPr>
            <w:tcW w:w="1613" w:type="dxa"/>
            <w:noWrap/>
            <w:vAlign w:val="bottom"/>
            <w:hideMark/>
          </w:tcPr>
          <w:p w14:paraId="509BB8DD" w14:textId="6CB20798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6872</w:t>
            </w:r>
          </w:p>
        </w:tc>
        <w:tc>
          <w:tcPr>
            <w:tcW w:w="1190" w:type="dxa"/>
            <w:noWrap/>
            <w:vAlign w:val="bottom"/>
            <w:hideMark/>
          </w:tcPr>
          <w:p w14:paraId="010FD3E0" w14:textId="46F1E70C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12432</w:t>
            </w:r>
          </w:p>
        </w:tc>
        <w:tc>
          <w:tcPr>
            <w:tcW w:w="936" w:type="dxa"/>
            <w:noWrap/>
            <w:vAlign w:val="bottom"/>
            <w:hideMark/>
          </w:tcPr>
          <w:p w14:paraId="573FE6D4" w14:textId="40A3C1C7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12504</w:t>
            </w:r>
          </w:p>
        </w:tc>
        <w:tc>
          <w:tcPr>
            <w:tcW w:w="1070" w:type="dxa"/>
            <w:noWrap/>
            <w:vAlign w:val="bottom"/>
            <w:hideMark/>
          </w:tcPr>
          <w:p w14:paraId="49874488" w14:textId="730D5BD3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9205</w:t>
            </w:r>
          </w:p>
        </w:tc>
      </w:tr>
      <w:tr w:rsidR="00A4627A" w:rsidRPr="00F71BC9" w14:paraId="556FA457" w14:textId="77777777" w:rsidTr="000E669A">
        <w:trPr>
          <w:trHeight w:val="300"/>
        </w:trPr>
        <w:tc>
          <w:tcPr>
            <w:tcW w:w="742" w:type="dxa"/>
            <w:noWrap/>
            <w:hideMark/>
          </w:tcPr>
          <w:p w14:paraId="3C1BF57C" w14:textId="77777777" w:rsidR="00A4627A" w:rsidRPr="00F71BC9" w:rsidRDefault="00A4627A" w:rsidP="00777625">
            <w:pPr>
              <w:pStyle w:val="af0"/>
            </w:pPr>
            <w:r w:rsidRPr="00F71BC9">
              <w:t>1E+9</w:t>
            </w:r>
          </w:p>
        </w:tc>
        <w:tc>
          <w:tcPr>
            <w:tcW w:w="1384" w:type="dxa"/>
            <w:noWrap/>
            <w:vAlign w:val="bottom"/>
            <w:hideMark/>
          </w:tcPr>
          <w:p w14:paraId="17A57D3A" w14:textId="2E57B557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163068</w:t>
            </w:r>
          </w:p>
        </w:tc>
        <w:tc>
          <w:tcPr>
            <w:tcW w:w="1599" w:type="dxa"/>
            <w:noWrap/>
            <w:vAlign w:val="bottom"/>
            <w:hideMark/>
          </w:tcPr>
          <w:p w14:paraId="42C1D21E" w14:textId="7A311586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87409</w:t>
            </w:r>
          </w:p>
        </w:tc>
        <w:tc>
          <w:tcPr>
            <w:tcW w:w="1037" w:type="dxa"/>
            <w:noWrap/>
            <w:vAlign w:val="bottom"/>
            <w:hideMark/>
          </w:tcPr>
          <w:p w14:paraId="20A69DA5" w14:textId="3397DA7E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100242</w:t>
            </w:r>
          </w:p>
        </w:tc>
        <w:tc>
          <w:tcPr>
            <w:tcW w:w="1613" w:type="dxa"/>
            <w:noWrap/>
            <w:vAlign w:val="bottom"/>
            <w:hideMark/>
          </w:tcPr>
          <w:p w14:paraId="32FA8721" w14:textId="6E37E19D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63608</w:t>
            </w:r>
          </w:p>
        </w:tc>
        <w:tc>
          <w:tcPr>
            <w:tcW w:w="1190" w:type="dxa"/>
            <w:noWrap/>
            <w:vAlign w:val="bottom"/>
            <w:hideMark/>
          </w:tcPr>
          <w:p w14:paraId="501EBBB4" w14:textId="08C9FEE1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124876</w:t>
            </w:r>
          </w:p>
        </w:tc>
        <w:tc>
          <w:tcPr>
            <w:tcW w:w="936" w:type="dxa"/>
            <w:noWrap/>
            <w:vAlign w:val="bottom"/>
            <w:hideMark/>
          </w:tcPr>
          <w:p w14:paraId="4613C381" w14:textId="699BC983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133487</w:t>
            </w:r>
          </w:p>
        </w:tc>
        <w:tc>
          <w:tcPr>
            <w:tcW w:w="1070" w:type="dxa"/>
            <w:noWrap/>
            <w:vAlign w:val="bottom"/>
            <w:hideMark/>
          </w:tcPr>
          <w:p w14:paraId="7F4000E7" w14:textId="2E6607AF" w:rsidR="00A4627A" w:rsidRPr="00A4627A" w:rsidRDefault="00A4627A" w:rsidP="00777625">
            <w:pPr>
              <w:pStyle w:val="af0"/>
              <w:rPr>
                <w:rFonts w:cs="Times New Roman"/>
              </w:rPr>
            </w:pPr>
            <w:r w:rsidRPr="00A4627A">
              <w:rPr>
                <w:color w:val="000000"/>
              </w:rPr>
              <w:t>90189</w:t>
            </w:r>
          </w:p>
        </w:tc>
      </w:tr>
    </w:tbl>
    <w:p w14:paraId="5C531B34" w14:textId="264BE982" w:rsidR="00A4627A" w:rsidRDefault="00F62913" w:rsidP="00777625">
      <w:pPr>
        <w:ind w:firstLine="0"/>
        <w:rPr>
          <w:b/>
        </w:rPr>
      </w:pPr>
      <w:r>
        <w:rPr>
          <w:noProof/>
          <w:lang w:eastAsia="ru-RU"/>
        </w:rPr>
        <w:lastRenderedPageBreak/>
        <w:drawing>
          <wp:inline distT="0" distB="0" distL="0" distR="0" wp14:anchorId="4949DF04" wp14:editId="64EC1EB1">
            <wp:extent cx="5841785" cy="3399390"/>
            <wp:effectExtent l="0" t="0" r="6985" b="10795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6B1846CB-ED79-4C0D-A00F-0E071D6DD43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</wp:inline>
        </w:drawing>
      </w:r>
    </w:p>
    <w:p w14:paraId="323611E5" w14:textId="5246C499" w:rsidR="00A4627A" w:rsidRDefault="00F62913" w:rsidP="00777625">
      <w:pPr>
        <w:ind w:firstLine="0"/>
        <w:jc w:val="center"/>
      </w:pPr>
      <w:r>
        <w:t xml:space="preserve">Рис. </w:t>
      </w:r>
      <w:r w:rsidR="00777625">
        <w:t xml:space="preserve">21 </w:t>
      </w:r>
      <w:r>
        <w:t>– сравнение алгоритмов на неравномерных последовательностях.</w:t>
      </w:r>
    </w:p>
    <w:p w14:paraId="3982C3F4" w14:textId="2BCF5A6D" w:rsidR="00AD397A" w:rsidRDefault="009158F2" w:rsidP="00262808">
      <w:pPr>
        <w:rPr>
          <w:b/>
        </w:rPr>
      </w:pPr>
      <w:r>
        <w:rPr>
          <w:b/>
        </w:rPr>
        <w:t>Неравномерные частично отсортированные последовательности.</w:t>
      </w:r>
    </w:p>
    <w:p w14:paraId="32957CC2" w14:textId="21EBB727" w:rsidR="006D22A4" w:rsidRPr="006D22A4" w:rsidRDefault="006D22A4" w:rsidP="00F86FDD">
      <w:pPr>
        <w:jc w:val="both"/>
        <w:pPrChange w:id="125" w:author="Admin" w:date="2021-06-17T13:38:00Z">
          <w:pPr/>
        </w:pPrChange>
      </w:pPr>
      <w:r>
        <w:t xml:space="preserve">Данная последовательность содержит достаточно большие отсортированные области. На основе полученных результатов можем сделать вывод, что на все алгоритмы кроме </w:t>
      </w:r>
      <w:r>
        <w:rPr>
          <w:lang w:val="en-US"/>
        </w:rPr>
        <w:t>Radix</w:t>
      </w:r>
      <w:r w:rsidRPr="006D22A4">
        <w:t xml:space="preserve"> </w:t>
      </w:r>
      <w:r>
        <w:rPr>
          <w:lang w:val="en-US"/>
        </w:rPr>
        <w:t>sort</w:t>
      </w:r>
      <w:r w:rsidRPr="006D22A4">
        <w:t xml:space="preserve"> </w:t>
      </w:r>
      <w:r>
        <w:t>положительно влияет наличие отсортированных участков.</w:t>
      </w:r>
    </w:p>
    <w:p w14:paraId="37F9D509" w14:textId="6D32519B" w:rsidR="009158F2" w:rsidRDefault="009158F2" w:rsidP="009158F2">
      <w:pPr>
        <w:jc w:val="right"/>
        <w:rPr>
          <w:noProof/>
        </w:rPr>
      </w:pPr>
      <w:r>
        <w:t xml:space="preserve">Таблица 14 - </w:t>
      </w:r>
      <w:r>
        <w:rPr>
          <w:noProof/>
        </w:rPr>
        <w:t xml:space="preserve">время работы алгоритмов на </w:t>
      </w:r>
      <w:r w:rsidR="006D22A4">
        <w:rPr>
          <w:noProof/>
        </w:rPr>
        <w:t xml:space="preserve">неравномерных </w:t>
      </w:r>
      <w:r>
        <w:rPr>
          <w:noProof/>
        </w:rPr>
        <w:t xml:space="preserve">последовательностях с </w:t>
      </w:r>
      <w:r w:rsidR="006D22A4">
        <w:rPr>
          <w:noProof/>
        </w:rPr>
        <w:t>отсортированными областями.</w:t>
      </w:r>
      <w:r>
        <w:rPr>
          <w:noProof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42"/>
        <w:gridCol w:w="1384"/>
        <w:gridCol w:w="1599"/>
        <w:gridCol w:w="1037"/>
        <w:gridCol w:w="1613"/>
        <w:gridCol w:w="1190"/>
        <w:gridCol w:w="936"/>
        <w:gridCol w:w="1070"/>
      </w:tblGrid>
      <w:tr w:rsidR="009158F2" w:rsidRPr="00F71BC9" w14:paraId="1BCD64EF" w14:textId="77777777" w:rsidTr="00080E6E">
        <w:trPr>
          <w:trHeight w:val="300"/>
        </w:trPr>
        <w:tc>
          <w:tcPr>
            <w:tcW w:w="742" w:type="dxa"/>
            <w:noWrap/>
            <w:hideMark/>
          </w:tcPr>
          <w:p w14:paraId="066E7C0F" w14:textId="77777777" w:rsidR="009158F2" w:rsidRPr="00174655" w:rsidRDefault="009158F2" w:rsidP="00777625">
            <w:pPr>
              <w:pStyle w:val="af0"/>
              <w:rPr>
                <w:lang w:val="ru-RU"/>
              </w:rPr>
            </w:pPr>
          </w:p>
        </w:tc>
        <w:tc>
          <w:tcPr>
            <w:tcW w:w="1384" w:type="dxa"/>
            <w:noWrap/>
            <w:hideMark/>
          </w:tcPr>
          <w:p w14:paraId="579A115B" w14:textId="77777777" w:rsidR="009158F2" w:rsidRPr="00F71BC9" w:rsidRDefault="009158F2" w:rsidP="00777625">
            <w:pPr>
              <w:pStyle w:val="af0"/>
            </w:pPr>
            <w:r w:rsidRPr="00F71BC9">
              <w:t>merge_sort</w:t>
            </w:r>
          </w:p>
        </w:tc>
        <w:tc>
          <w:tcPr>
            <w:tcW w:w="1599" w:type="dxa"/>
            <w:noWrap/>
            <w:hideMark/>
          </w:tcPr>
          <w:p w14:paraId="4C98BBF4" w14:textId="77777777" w:rsidR="009158F2" w:rsidRPr="00F71BC9" w:rsidRDefault="009158F2" w:rsidP="00777625">
            <w:pPr>
              <w:pStyle w:val="af0"/>
            </w:pPr>
            <w:r w:rsidRPr="00F71BC9">
              <w:t>merge_sort_p</w:t>
            </w:r>
          </w:p>
        </w:tc>
        <w:tc>
          <w:tcPr>
            <w:tcW w:w="1037" w:type="dxa"/>
            <w:noWrap/>
            <w:hideMark/>
          </w:tcPr>
          <w:p w14:paraId="1A6F6F10" w14:textId="77777777" w:rsidR="009158F2" w:rsidRPr="00F71BC9" w:rsidRDefault="009158F2" w:rsidP="00777625">
            <w:pPr>
              <w:pStyle w:val="af0"/>
            </w:pPr>
            <w:r w:rsidRPr="00F71BC9">
              <w:t>std::sort</w:t>
            </w:r>
          </w:p>
        </w:tc>
        <w:tc>
          <w:tcPr>
            <w:tcW w:w="1613" w:type="dxa"/>
            <w:noWrap/>
            <w:hideMark/>
          </w:tcPr>
          <w:p w14:paraId="4004701C" w14:textId="77777777" w:rsidR="009158F2" w:rsidRPr="00F71BC9" w:rsidRDefault="009158F2" w:rsidP="00777625">
            <w:pPr>
              <w:pStyle w:val="af0"/>
            </w:pPr>
            <w:r w:rsidRPr="00F71BC9">
              <w:t>quick_sort_p</w:t>
            </w:r>
          </w:p>
        </w:tc>
        <w:tc>
          <w:tcPr>
            <w:tcW w:w="1190" w:type="dxa"/>
            <w:noWrap/>
            <w:hideMark/>
          </w:tcPr>
          <w:p w14:paraId="054DBDF7" w14:textId="77777777" w:rsidR="009158F2" w:rsidRPr="00F71BC9" w:rsidRDefault="009158F2" w:rsidP="00777625">
            <w:pPr>
              <w:pStyle w:val="af0"/>
            </w:pPr>
            <w:r w:rsidRPr="00F71BC9">
              <w:t>radix_sort</w:t>
            </w:r>
          </w:p>
        </w:tc>
        <w:tc>
          <w:tcPr>
            <w:tcW w:w="936" w:type="dxa"/>
            <w:noWrap/>
            <w:hideMark/>
          </w:tcPr>
          <w:p w14:paraId="127D4D67" w14:textId="77777777" w:rsidR="009158F2" w:rsidRPr="00F71BC9" w:rsidRDefault="009158F2" w:rsidP="00777625">
            <w:pPr>
              <w:pStyle w:val="af0"/>
            </w:pPr>
            <w:proofErr w:type="gramStart"/>
            <w:r w:rsidRPr="00F71BC9">
              <w:t>csSort</w:t>
            </w:r>
            <w:proofErr w:type="gramEnd"/>
          </w:p>
        </w:tc>
        <w:tc>
          <w:tcPr>
            <w:tcW w:w="1070" w:type="dxa"/>
            <w:noWrap/>
            <w:hideMark/>
          </w:tcPr>
          <w:p w14:paraId="6C0F2362" w14:textId="77777777" w:rsidR="009158F2" w:rsidRPr="00F71BC9" w:rsidRDefault="009158F2" w:rsidP="00777625">
            <w:pPr>
              <w:pStyle w:val="af0"/>
            </w:pPr>
            <w:r w:rsidRPr="00F71BC9">
              <w:t>csSort_P</w:t>
            </w:r>
          </w:p>
        </w:tc>
      </w:tr>
      <w:tr w:rsidR="006D22A4" w:rsidRPr="00F71BC9" w14:paraId="4A10AAF9" w14:textId="77777777" w:rsidTr="00080E6E">
        <w:trPr>
          <w:trHeight w:val="300"/>
        </w:trPr>
        <w:tc>
          <w:tcPr>
            <w:tcW w:w="742" w:type="dxa"/>
            <w:noWrap/>
            <w:hideMark/>
          </w:tcPr>
          <w:p w14:paraId="31A5E1E4" w14:textId="77777777" w:rsidR="006D22A4" w:rsidRPr="00F71BC9" w:rsidRDefault="006D22A4" w:rsidP="00777625">
            <w:pPr>
              <w:pStyle w:val="af0"/>
            </w:pPr>
            <w:r w:rsidRPr="00F71BC9">
              <w:t>1E+7</w:t>
            </w:r>
          </w:p>
        </w:tc>
        <w:tc>
          <w:tcPr>
            <w:tcW w:w="1384" w:type="dxa"/>
            <w:noWrap/>
            <w:vAlign w:val="bottom"/>
            <w:hideMark/>
          </w:tcPr>
          <w:p w14:paraId="43D7C317" w14:textId="48E9DEF7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900</w:t>
            </w:r>
          </w:p>
        </w:tc>
        <w:tc>
          <w:tcPr>
            <w:tcW w:w="1599" w:type="dxa"/>
            <w:noWrap/>
            <w:vAlign w:val="bottom"/>
            <w:hideMark/>
          </w:tcPr>
          <w:p w14:paraId="47642C56" w14:textId="6D03902D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505</w:t>
            </w:r>
          </w:p>
        </w:tc>
        <w:tc>
          <w:tcPr>
            <w:tcW w:w="1037" w:type="dxa"/>
            <w:noWrap/>
            <w:vAlign w:val="bottom"/>
            <w:hideMark/>
          </w:tcPr>
          <w:p w14:paraId="6905B70E" w14:textId="04EF3364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678</w:t>
            </w:r>
          </w:p>
        </w:tc>
        <w:tc>
          <w:tcPr>
            <w:tcW w:w="1613" w:type="dxa"/>
            <w:noWrap/>
            <w:vAlign w:val="bottom"/>
            <w:hideMark/>
          </w:tcPr>
          <w:p w14:paraId="1B4C8FCC" w14:textId="17FD53BD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537</w:t>
            </w:r>
          </w:p>
        </w:tc>
        <w:tc>
          <w:tcPr>
            <w:tcW w:w="1190" w:type="dxa"/>
            <w:noWrap/>
            <w:vAlign w:val="bottom"/>
            <w:hideMark/>
          </w:tcPr>
          <w:p w14:paraId="63353450" w14:textId="5D5D1798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1238</w:t>
            </w:r>
          </w:p>
        </w:tc>
        <w:tc>
          <w:tcPr>
            <w:tcW w:w="936" w:type="dxa"/>
            <w:noWrap/>
            <w:vAlign w:val="bottom"/>
            <w:hideMark/>
          </w:tcPr>
          <w:p w14:paraId="0B24CB8A" w14:textId="759BF337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1016</w:t>
            </w:r>
          </w:p>
        </w:tc>
        <w:tc>
          <w:tcPr>
            <w:tcW w:w="1070" w:type="dxa"/>
            <w:noWrap/>
            <w:vAlign w:val="bottom"/>
            <w:hideMark/>
          </w:tcPr>
          <w:p w14:paraId="1DA124E2" w14:textId="60E661AA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747</w:t>
            </w:r>
          </w:p>
        </w:tc>
      </w:tr>
      <w:tr w:rsidR="006D22A4" w:rsidRPr="00F71BC9" w14:paraId="0BD15054" w14:textId="77777777" w:rsidTr="00080E6E">
        <w:trPr>
          <w:trHeight w:val="300"/>
        </w:trPr>
        <w:tc>
          <w:tcPr>
            <w:tcW w:w="742" w:type="dxa"/>
            <w:noWrap/>
            <w:hideMark/>
          </w:tcPr>
          <w:p w14:paraId="7C7BE71F" w14:textId="77777777" w:rsidR="006D22A4" w:rsidRPr="00F71BC9" w:rsidRDefault="006D22A4" w:rsidP="00777625">
            <w:pPr>
              <w:pStyle w:val="af0"/>
            </w:pPr>
            <w:r w:rsidRPr="00F71BC9">
              <w:t>1E+8</w:t>
            </w:r>
          </w:p>
        </w:tc>
        <w:tc>
          <w:tcPr>
            <w:tcW w:w="1384" w:type="dxa"/>
            <w:noWrap/>
            <w:vAlign w:val="bottom"/>
            <w:hideMark/>
          </w:tcPr>
          <w:p w14:paraId="385E9A35" w14:textId="324E4A57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11102</w:t>
            </w:r>
          </w:p>
        </w:tc>
        <w:tc>
          <w:tcPr>
            <w:tcW w:w="1599" w:type="dxa"/>
            <w:noWrap/>
            <w:vAlign w:val="bottom"/>
            <w:hideMark/>
          </w:tcPr>
          <w:p w14:paraId="204EA62B" w14:textId="4CC789CB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6377</w:t>
            </w:r>
          </w:p>
        </w:tc>
        <w:tc>
          <w:tcPr>
            <w:tcW w:w="1037" w:type="dxa"/>
            <w:noWrap/>
            <w:vAlign w:val="bottom"/>
            <w:hideMark/>
          </w:tcPr>
          <w:p w14:paraId="04497AF8" w14:textId="38EFA6D0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8146</w:t>
            </w:r>
          </w:p>
        </w:tc>
        <w:tc>
          <w:tcPr>
            <w:tcW w:w="1613" w:type="dxa"/>
            <w:noWrap/>
            <w:vAlign w:val="bottom"/>
            <w:hideMark/>
          </w:tcPr>
          <w:p w14:paraId="11FF2A2E" w14:textId="7E198D64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7750</w:t>
            </w:r>
          </w:p>
        </w:tc>
        <w:tc>
          <w:tcPr>
            <w:tcW w:w="1190" w:type="dxa"/>
            <w:noWrap/>
            <w:vAlign w:val="bottom"/>
            <w:hideMark/>
          </w:tcPr>
          <w:p w14:paraId="0501CF07" w14:textId="2A5E7C4D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12421</w:t>
            </w:r>
          </w:p>
        </w:tc>
        <w:tc>
          <w:tcPr>
            <w:tcW w:w="936" w:type="dxa"/>
            <w:noWrap/>
            <w:vAlign w:val="bottom"/>
            <w:hideMark/>
          </w:tcPr>
          <w:p w14:paraId="316FE861" w14:textId="17FD1833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11374</w:t>
            </w:r>
          </w:p>
        </w:tc>
        <w:tc>
          <w:tcPr>
            <w:tcW w:w="1070" w:type="dxa"/>
            <w:noWrap/>
            <w:vAlign w:val="bottom"/>
            <w:hideMark/>
          </w:tcPr>
          <w:p w14:paraId="2D32AADB" w14:textId="0FFC1C03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8375</w:t>
            </w:r>
          </w:p>
        </w:tc>
      </w:tr>
      <w:tr w:rsidR="006D22A4" w:rsidRPr="00F71BC9" w14:paraId="67767760" w14:textId="77777777" w:rsidTr="00080E6E">
        <w:trPr>
          <w:trHeight w:val="300"/>
        </w:trPr>
        <w:tc>
          <w:tcPr>
            <w:tcW w:w="742" w:type="dxa"/>
            <w:noWrap/>
            <w:hideMark/>
          </w:tcPr>
          <w:p w14:paraId="780365E7" w14:textId="77777777" w:rsidR="006D22A4" w:rsidRPr="00F71BC9" w:rsidRDefault="006D22A4" w:rsidP="00777625">
            <w:pPr>
              <w:pStyle w:val="af0"/>
            </w:pPr>
            <w:r w:rsidRPr="00F71BC9">
              <w:t>1E+9</w:t>
            </w:r>
          </w:p>
        </w:tc>
        <w:tc>
          <w:tcPr>
            <w:tcW w:w="1384" w:type="dxa"/>
            <w:noWrap/>
            <w:vAlign w:val="bottom"/>
            <w:hideMark/>
          </w:tcPr>
          <w:p w14:paraId="35694262" w14:textId="74287679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118588</w:t>
            </w:r>
          </w:p>
        </w:tc>
        <w:tc>
          <w:tcPr>
            <w:tcW w:w="1599" w:type="dxa"/>
            <w:noWrap/>
            <w:vAlign w:val="bottom"/>
            <w:hideMark/>
          </w:tcPr>
          <w:p w14:paraId="22247FFF" w14:textId="31DDD03B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67079</w:t>
            </w:r>
          </w:p>
        </w:tc>
        <w:tc>
          <w:tcPr>
            <w:tcW w:w="1037" w:type="dxa"/>
            <w:noWrap/>
            <w:vAlign w:val="bottom"/>
            <w:hideMark/>
          </w:tcPr>
          <w:p w14:paraId="6D4F1DAB" w14:textId="42619E56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89615</w:t>
            </w:r>
          </w:p>
        </w:tc>
        <w:tc>
          <w:tcPr>
            <w:tcW w:w="1613" w:type="dxa"/>
            <w:noWrap/>
            <w:vAlign w:val="bottom"/>
            <w:hideMark/>
          </w:tcPr>
          <w:p w14:paraId="0F3226A1" w14:textId="58890560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62812</w:t>
            </w:r>
          </w:p>
        </w:tc>
        <w:tc>
          <w:tcPr>
            <w:tcW w:w="1190" w:type="dxa"/>
            <w:noWrap/>
            <w:vAlign w:val="bottom"/>
            <w:hideMark/>
          </w:tcPr>
          <w:p w14:paraId="1200AB8F" w14:textId="698AF100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124930</w:t>
            </w:r>
          </w:p>
        </w:tc>
        <w:tc>
          <w:tcPr>
            <w:tcW w:w="936" w:type="dxa"/>
            <w:noWrap/>
            <w:vAlign w:val="bottom"/>
            <w:hideMark/>
          </w:tcPr>
          <w:p w14:paraId="3EC241D9" w14:textId="19C9E3FE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116132</w:t>
            </w:r>
          </w:p>
        </w:tc>
        <w:tc>
          <w:tcPr>
            <w:tcW w:w="1070" w:type="dxa"/>
            <w:noWrap/>
            <w:vAlign w:val="bottom"/>
            <w:hideMark/>
          </w:tcPr>
          <w:p w14:paraId="3D6504D0" w14:textId="31D424D3" w:rsidR="006D22A4" w:rsidRPr="006D22A4" w:rsidRDefault="006D22A4" w:rsidP="00777625">
            <w:pPr>
              <w:pStyle w:val="af0"/>
              <w:rPr>
                <w:rFonts w:cs="Times New Roman"/>
              </w:rPr>
            </w:pPr>
            <w:r w:rsidRPr="006D22A4">
              <w:rPr>
                <w:color w:val="000000"/>
              </w:rPr>
              <w:t>77980</w:t>
            </w:r>
          </w:p>
        </w:tc>
      </w:tr>
    </w:tbl>
    <w:p w14:paraId="18165534" w14:textId="77777777" w:rsidR="009158F2" w:rsidRPr="009158F2" w:rsidRDefault="009158F2" w:rsidP="00262808"/>
    <w:p w14:paraId="66024536" w14:textId="41C79098" w:rsidR="00FB21D6" w:rsidRDefault="005842ED" w:rsidP="00262808">
      <w:pPr>
        <w:rPr>
          <w:b/>
        </w:rPr>
      </w:pPr>
      <w:r>
        <w:rPr>
          <w:b/>
        </w:rPr>
        <w:lastRenderedPageBreak/>
        <w:tab/>
      </w:r>
      <w:r w:rsidR="00A64516">
        <w:rPr>
          <w:noProof/>
          <w:lang w:eastAsia="ru-RU"/>
        </w:rPr>
        <w:drawing>
          <wp:inline distT="0" distB="0" distL="0" distR="0" wp14:anchorId="2002EC0A" wp14:editId="6CDF2DF9">
            <wp:extent cx="5841785" cy="3399390"/>
            <wp:effectExtent l="0" t="0" r="6985" b="10795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5F0E8C92-D34E-4713-8C8B-4FCF7D89D4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58BB79F7" w14:textId="03909DB6" w:rsidR="00A64516" w:rsidRDefault="00A64516" w:rsidP="00F86FDD">
      <w:pPr>
        <w:ind w:firstLine="0"/>
        <w:pPrChange w:id="126" w:author="Admin" w:date="2021-06-17T13:39:00Z">
          <w:pPr>
            <w:jc w:val="center"/>
          </w:pPr>
        </w:pPrChange>
      </w:pPr>
      <w:r>
        <w:t>Рис.</w:t>
      </w:r>
      <w:r w:rsidR="00777625">
        <w:t xml:space="preserve"> 22</w:t>
      </w:r>
      <w:r>
        <w:t xml:space="preserve"> – </w:t>
      </w:r>
      <w:ins w:id="127" w:author="Admin" w:date="2021-06-17T13:39:00Z">
        <w:r w:rsidR="00F86FDD">
          <w:t>С</w:t>
        </w:r>
      </w:ins>
      <w:del w:id="128" w:author="Admin" w:date="2021-06-17T13:38:00Z">
        <w:r w:rsidDel="00F86FDD">
          <w:delText>с</w:delText>
        </w:r>
      </w:del>
      <w:r>
        <w:t>равнение алгоритмов на неравномерных последовательностях с отсортированными участками.</w:t>
      </w:r>
    </w:p>
    <w:p w14:paraId="3066DAB9" w14:textId="0F4F203F" w:rsidR="00FD39DB" w:rsidRDefault="00FD39DB" w:rsidP="00FD39DB">
      <w:pPr>
        <w:ind w:firstLine="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Плотные последовательности с повторениями и низкой разрядностью.</w:t>
      </w:r>
    </w:p>
    <w:p w14:paraId="6994CF13" w14:textId="0DBA73EF" w:rsidR="00A2290C" w:rsidRPr="002165B9" w:rsidRDefault="00A2290C" w:rsidP="002165B9">
      <w:pPr>
        <w:ind w:firstLine="0"/>
        <w:jc w:val="both"/>
        <w:rPr>
          <w:rFonts w:eastAsiaTheme="minorEastAsia"/>
        </w:rPr>
      </w:pPr>
      <w:r>
        <w:rPr>
          <w:rFonts w:eastAsiaTheme="minorEastAsia"/>
        </w:rPr>
        <w:t xml:space="preserve">В целом можно отметить, что на все алгоритмы положительно влияет снижения разрядности числа, однако на </w:t>
      </w:r>
      <w:r>
        <w:rPr>
          <w:rFonts w:eastAsiaTheme="minorEastAsia"/>
          <w:lang w:val="en-US"/>
        </w:rPr>
        <w:t>Radix</w:t>
      </w:r>
      <w:r w:rsidRPr="00A2290C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w:r>
        <w:rPr>
          <w:rFonts w:eastAsiaTheme="minorEastAsia"/>
          <w:lang w:val="en-US"/>
        </w:rPr>
        <w:t>CsSort</w:t>
      </w:r>
      <w:r w:rsidRPr="00A2290C">
        <w:rPr>
          <w:rFonts w:eastAsiaTheme="minorEastAsia"/>
        </w:rPr>
        <w:t xml:space="preserve"> </w:t>
      </w:r>
      <w:r w:rsidR="002165B9">
        <w:rPr>
          <w:rFonts w:eastAsiaTheme="minorEastAsia"/>
        </w:rPr>
        <w:t>эт</w:t>
      </w:r>
      <w:r w:rsidR="006C39DF">
        <w:rPr>
          <w:rFonts w:eastAsiaTheme="minorEastAsia"/>
        </w:rPr>
        <w:t>о</w:t>
      </w:r>
      <w:r w:rsidR="002165B9">
        <w:rPr>
          <w:rFonts w:eastAsiaTheme="minorEastAsia"/>
        </w:rPr>
        <w:t xml:space="preserve"> </w:t>
      </w:r>
      <w:r>
        <w:rPr>
          <w:rFonts w:eastAsiaTheme="minorEastAsia"/>
        </w:rPr>
        <w:t>влияние максимально.</w:t>
      </w:r>
      <w:r w:rsidR="002165B9">
        <w:rPr>
          <w:rFonts w:eastAsiaTheme="minorEastAsia"/>
        </w:rPr>
        <w:t xml:space="preserve"> Из сравнения был убран </w:t>
      </w:r>
      <w:r w:rsidR="002165B9">
        <w:rPr>
          <w:rFonts w:eastAsiaTheme="minorEastAsia"/>
          <w:lang w:val="en-US"/>
        </w:rPr>
        <w:t>Quicksort</w:t>
      </w:r>
      <w:r w:rsidR="002165B9" w:rsidRPr="002165B9">
        <w:rPr>
          <w:rFonts w:eastAsiaTheme="minorEastAsia"/>
        </w:rPr>
        <w:t>_</w:t>
      </w:r>
      <w:r w:rsidR="002165B9">
        <w:rPr>
          <w:rFonts w:eastAsiaTheme="minorEastAsia"/>
          <w:lang w:val="en-US"/>
        </w:rPr>
        <w:t>P</w:t>
      </w:r>
      <w:r w:rsidR="002165B9" w:rsidRPr="002165B9">
        <w:rPr>
          <w:rFonts w:eastAsiaTheme="minorEastAsia"/>
        </w:rPr>
        <w:t xml:space="preserve">, </w:t>
      </w:r>
      <w:r w:rsidR="002165B9">
        <w:rPr>
          <w:rFonts w:eastAsiaTheme="minorEastAsia"/>
        </w:rPr>
        <w:t>потому что его простейшая реализация максимально неэффективна для таких последовательностей.</w:t>
      </w:r>
      <w:r w:rsidR="00353044">
        <w:rPr>
          <w:rFonts w:eastAsiaTheme="minorEastAsia"/>
        </w:rPr>
        <w:t xml:space="preserve"> Количество чисел всегда неизменно.</w:t>
      </w:r>
    </w:p>
    <w:p w14:paraId="2BC5866A" w14:textId="600CC15B" w:rsidR="00A2290C" w:rsidRDefault="00A2290C" w:rsidP="00A2290C">
      <w:pPr>
        <w:jc w:val="right"/>
        <w:rPr>
          <w:noProof/>
        </w:rPr>
      </w:pPr>
      <w:r>
        <w:t xml:space="preserve">Таблица 15 - </w:t>
      </w:r>
      <w:r>
        <w:rPr>
          <w:noProof/>
        </w:rPr>
        <w:t>время работы алгоритмов</w:t>
      </w:r>
      <w:r w:rsidR="00613D32">
        <w:rPr>
          <w:noProof/>
        </w:rPr>
        <w:t xml:space="preserve"> на последовательностях низкой разрядности</w:t>
      </w:r>
      <w:r>
        <w:rPr>
          <w:noProof/>
        </w:rPr>
        <w:t>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58"/>
        <w:gridCol w:w="1296"/>
        <w:gridCol w:w="1536"/>
        <w:gridCol w:w="990"/>
        <w:gridCol w:w="2300"/>
        <w:gridCol w:w="960"/>
        <w:gridCol w:w="1070"/>
      </w:tblGrid>
      <w:tr w:rsidR="00A2290C" w:rsidRPr="00A2290C" w14:paraId="300C8EFA" w14:textId="77777777" w:rsidTr="002935B9">
        <w:trPr>
          <w:trHeight w:val="315"/>
        </w:trPr>
        <w:tc>
          <w:tcPr>
            <w:tcW w:w="1158" w:type="dxa"/>
            <w:noWrap/>
            <w:hideMark/>
          </w:tcPr>
          <w:p w14:paraId="53C25777" w14:textId="77777777" w:rsidR="00A2290C" w:rsidRPr="00A2290C" w:rsidRDefault="00A2290C" w:rsidP="00966449">
            <w:pPr>
              <w:pStyle w:val="af0"/>
            </w:pPr>
            <w:proofErr w:type="gramStart"/>
            <w:r w:rsidRPr="00A2290C">
              <w:t>maxint</w:t>
            </w:r>
            <w:proofErr w:type="gramEnd"/>
          </w:p>
        </w:tc>
        <w:tc>
          <w:tcPr>
            <w:tcW w:w="1296" w:type="dxa"/>
            <w:noWrap/>
            <w:hideMark/>
          </w:tcPr>
          <w:p w14:paraId="61A24A98" w14:textId="77777777" w:rsidR="00A2290C" w:rsidRPr="00A2290C" w:rsidRDefault="00A2290C" w:rsidP="00966449">
            <w:pPr>
              <w:pStyle w:val="af0"/>
            </w:pPr>
            <w:r w:rsidRPr="00A2290C">
              <w:t>merge_sort</w:t>
            </w:r>
          </w:p>
        </w:tc>
        <w:tc>
          <w:tcPr>
            <w:tcW w:w="1536" w:type="dxa"/>
            <w:noWrap/>
            <w:hideMark/>
          </w:tcPr>
          <w:p w14:paraId="2A14854F" w14:textId="77777777" w:rsidR="00A2290C" w:rsidRPr="00A2290C" w:rsidRDefault="00A2290C" w:rsidP="00966449">
            <w:pPr>
              <w:pStyle w:val="af0"/>
            </w:pPr>
            <w:r w:rsidRPr="00A2290C">
              <w:t>merge_sort_p</w:t>
            </w:r>
          </w:p>
        </w:tc>
        <w:tc>
          <w:tcPr>
            <w:tcW w:w="990" w:type="dxa"/>
            <w:noWrap/>
            <w:hideMark/>
          </w:tcPr>
          <w:p w14:paraId="704AE43D" w14:textId="77777777" w:rsidR="00A2290C" w:rsidRPr="00A2290C" w:rsidRDefault="00A2290C" w:rsidP="00966449">
            <w:pPr>
              <w:pStyle w:val="af0"/>
            </w:pPr>
            <w:r w:rsidRPr="00A2290C">
              <w:t>std::sort</w:t>
            </w:r>
          </w:p>
        </w:tc>
        <w:tc>
          <w:tcPr>
            <w:tcW w:w="2300" w:type="dxa"/>
            <w:noWrap/>
            <w:hideMark/>
          </w:tcPr>
          <w:p w14:paraId="0422EF60" w14:textId="77777777" w:rsidR="00A2290C" w:rsidRPr="00A2290C" w:rsidRDefault="00A2290C" w:rsidP="00966449">
            <w:pPr>
              <w:pStyle w:val="af0"/>
            </w:pPr>
            <w:r w:rsidRPr="00A2290C">
              <w:t>radix_sort</w:t>
            </w:r>
          </w:p>
        </w:tc>
        <w:tc>
          <w:tcPr>
            <w:tcW w:w="960" w:type="dxa"/>
            <w:noWrap/>
            <w:hideMark/>
          </w:tcPr>
          <w:p w14:paraId="4B45E90D" w14:textId="77777777" w:rsidR="00A2290C" w:rsidRPr="00A2290C" w:rsidRDefault="00A2290C" w:rsidP="00966449">
            <w:pPr>
              <w:pStyle w:val="af0"/>
            </w:pPr>
            <w:proofErr w:type="gramStart"/>
            <w:r w:rsidRPr="00A2290C">
              <w:t>csSort</w:t>
            </w:r>
            <w:proofErr w:type="gramEnd"/>
          </w:p>
        </w:tc>
        <w:tc>
          <w:tcPr>
            <w:tcW w:w="1070" w:type="dxa"/>
            <w:noWrap/>
            <w:hideMark/>
          </w:tcPr>
          <w:p w14:paraId="540A73E2" w14:textId="77777777" w:rsidR="00A2290C" w:rsidRPr="00A2290C" w:rsidRDefault="00A2290C" w:rsidP="00966449">
            <w:pPr>
              <w:pStyle w:val="af0"/>
            </w:pPr>
            <w:r w:rsidRPr="00A2290C">
              <w:t>csSort_P</w:t>
            </w:r>
          </w:p>
        </w:tc>
      </w:tr>
      <w:tr w:rsidR="00A2290C" w:rsidRPr="00A2290C" w14:paraId="27D94DA2" w14:textId="77777777" w:rsidTr="002935B9">
        <w:trPr>
          <w:trHeight w:val="315"/>
        </w:trPr>
        <w:tc>
          <w:tcPr>
            <w:tcW w:w="1158" w:type="dxa"/>
            <w:noWrap/>
            <w:hideMark/>
          </w:tcPr>
          <w:p w14:paraId="6CD5D98B" w14:textId="77777777" w:rsidR="00A2290C" w:rsidRPr="00A2290C" w:rsidRDefault="00A2290C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+09</w:t>
            </w:r>
          </w:p>
        </w:tc>
        <w:tc>
          <w:tcPr>
            <w:tcW w:w="1296" w:type="dxa"/>
            <w:noWrap/>
            <w:hideMark/>
          </w:tcPr>
          <w:p w14:paraId="6307A9B2" w14:textId="77777777" w:rsidR="00A2290C" w:rsidRPr="00A2290C" w:rsidRDefault="00A2290C" w:rsidP="00966449">
            <w:pPr>
              <w:pStyle w:val="af0"/>
            </w:pPr>
            <w:r w:rsidRPr="00A2290C">
              <w:t>225</w:t>
            </w:r>
          </w:p>
        </w:tc>
        <w:tc>
          <w:tcPr>
            <w:tcW w:w="1536" w:type="dxa"/>
            <w:noWrap/>
            <w:hideMark/>
          </w:tcPr>
          <w:p w14:paraId="380609C6" w14:textId="77777777" w:rsidR="00A2290C" w:rsidRPr="00A2290C" w:rsidRDefault="00A2290C" w:rsidP="00966449">
            <w:pPr>
              <w:pStyle w:val="af0"/>
            </w:pPr>
            <w:r w:rsidRPr="00A2290C">
              <w:t>120</w:t>
            </w:r>
          </w:p>
        </w:tc>
        <w:tc>
          <w:tcPr>
            <w:tcW w:w="990" w:type="dxa"/>
            <w:noWrap/>
            <w:hideMark/>
          </w:tcPr>
          <w:p w14:paraId="5AB1D149" w14:textId="77777777" w:rsidR="00A2290C" w:rsidRPr="00A2290C" w:rsidRDefault="00A2290C" w:rsidP="00966449">
            <w:pPr>
              <w:pStyle w:val="af0"/>
            </w:pPr>
            <w:r w:rsidRPr="00A2290C">
              <w:t>361</w:t>
            </w:r>
          </w:p>
        </w:tc>
        <w:tc>
          <w:tcPr>
            <w:tcW w:w="2300" w:type="dxa"/>
            <w:noWrap/>
            <w:hideMark/>
          </w:tcPr>
          <w:p w14:paraId="72B6CDFC" w14:textId="77777777" w:rsidR="00A2290C" w:rsidRPr="00A2290C" w:rsidRDefault="00A2290C" w:rsidP="00966449">
            <w:pPr>
              <w:pStyle w:val="af0"/>
            </w:pPr>
            <w:r w:rsidRPr="00A2290C">
              <w:t>213</w:t>
            </w:r>
          </w:p>
        </w:tc>
        <w:tc>
          <w:tcPr>
            <w:tcW w:w="960" w:type="dxa"/>
            <w:noWrap/>
            <w:hideMark/>
          </w:tcPr>
          <w:p w14:paraId="6A092F09" w14:textId="77777777" w:rsidR="00A2290C" w:rsidRPr="00A2290C" w:rsidRDefault="00A2290C" w:rsidP="00966449">
            <w:pPr>
              <w:pStyle w:val="af0"/>
            </w:pPr>
            <w:r w:rsidRPr="00A2290C">
              <w:t>185</w:t>
            </w:r>
          </w:p>
        </w:tc>
        <w:tc>
          <w:tcPr>
            <w:tcW w:w="1070" w:type="dxa"/>
            <w:noWrap/>
            <w:hideMark/>
          </w:tcPr>
          <w:p w14:paraId="7D5E5B16" w14:textId="77777777" w:rsidR="00A2290C" w:rsidRPr="00A2290C" w:rsidRDefault="00A2290C" w:rsidP="00966449">
            <w:pPr>
              <w:pStyle w:val="af0"/>
            </w:pPr>
            <w:r w:rsidRPr="00A2290C">
              <w:t>98</w:t>
            </w:r>
          </w:p>
        </w:tc>
      </w:tr>
      <w:tr w:rsidR="00A2290C" w:rsidRPr="00A2290C" w14:paraId="0187EF21" w14:textId="77777777" w:rsidTr="002935B9">
        <w:trPr>
          <w:trHeight w:val="315"/>
        </w:trPr>
        <w:tc>
          <w:tcPr>
            <w:tcW w:w="1158" w:type="dxa"/>
            <w:noWrap/>
            <w:hideMark/>
          </w:tcPr>
          <w:p w14:paraId="56841665" w14:textId="77777777" w:rsidR="00A2290C" w:rsidRPr="00A2290C" w:rsidRDefault="00A2290C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+08</w:t>
            </w:r>
          </w:p>
        </w:tc>
        <w:tc>
          <w:tcPr>
            <w:tcW w:w="1296" w:type="dxa"/>
            <w:noWrap/>
            <w:hideMark/>
          </w:tcPr>
          <w:p w14:paraId="245BF2AA" w14:textId="77777777" w:rsidR="00A2290C" w:rsidRPr="00A2290C" w:rsidRDefault="00A2290C" w:rsidP="00966449">
            <w:pPr>
              <w:pStyle w:val="af0"/>
            </w:pPr>
            <w:r w:rsidRPr="00A2290C">
              <w:t>226</w:t>
            </w:r>
          </w:p>
        </w:tc>
        <w:tc>
          <w:tcPr>
            <w:tcW w:w="1536" w:type="dxa"/>
            <w:noWrap/>
            <w:hideMark/>
          </w:tcPr>
          <w:p w14:paraId="767932A8" w14:textId="77777777" w:rsidR="00A2290C" w:rsidRPr="00A2290C" w:rsidRDefault="00A2290C" w:rsidP="00966449">
            <w:pPr>
              <w:pStyle w:val="af0"/>
            </w:pPr>
            <w:r w:rsidRPr="00A2290C">
              <w:t>120</w:t>
            </w:r>
          </w:p>
        </w:tc>
        <w:tc>
          <w:tcPr>
            <w:tcW w:w="990" w:type="dxa"/>
            <w:noWrap/>
            <w:hideMark/>
          </w:tcPr>
          <w:p w14:paraId="22993B23" w14:textId="77777777" w:rsidR="00A2290C" w:rsidRPr="00A2290C" w:rsidRDefault="00A2290C" w:rsidP="00966449">
            <w:pPr>
              <w:pStyle w:val="af0"/>
            </w:pPr>
            <w:r w:rsidRPr="00A2290C">
              <w:t>356</w:t>
            </w:r>
          </w:p>
        </w:tc>
        <w:tc>
          <w:tcPr>
            <w:tcW w:w="2300" w:type="dxa"/>
            <w:noWrap/>
            <w:hideMark/>
          </w:tcPr>
          <w:p w14:paraId="6B7E7AF7" w14:textId="77777777" w:rsidR="00A2290C" w:rsidRPr="00A2290C" w:rsidRDefault="00A2290C" w:rsidP="00966449">
            <w:pPr>
              <w:pStyle w:val="af0"/>
            </w:pPr>
            <w:r w:rsidRPr="00A2290C">
              <w:t>188</w:t>
            </w:r>
          </w:p>
        </w:tc>
        <w:tc>
          <w:tcPr>
            <w:tcW w:w="960" w:type="dxa"/>
            <w:noWrap/>
            <w:hideMark/>
          </w:tcPr>
          <w:p w14:paraId="6E4039FB" w14:textId="77777777" w:rsidR="00A2290C" w:rsidRPr="00A2290C" w:rsidRDefault="00A2290C" w:rsidP="00966449">
            <w:pPr>
              <w:pStyle w:val="af0"/>
            </w:pPr>
            <w:r w:rsidRPr="00A2290C">
              <w:t>185</w:t>
            </w:r>
          </w:p>
        </w:tc>
        <w:tc>
          <w:tcPr>
            <w:tcW w:w="1070" w:type="dxa"/>
            <w:noWrap/>
            <w:hideMark/>
          </w:tcPr>
          <w:p w14:paraId="30FD53E3" w14:textId="77777777" w:rsidR="00A2290C" w:rsidRPr="00A2290C" w:rsidRDefault="00A2290C" w:rsidP="00966449">
            <w:pPr>
              <w:pStyle w:val="af0"/>
            </w:pPr>
            <w:r w:rsidRPr="00A2290C">
              <w:t>98</w:t>
            </w:r>
          </w:p>
        </w:tc>
      </w:tr>
      <w:tr w:rsidR="00A2290C" w:rsidRPr="00A2290C" w14:paraId="13830A61" w14:textId="77777777" w:rsidTr="002935B9">
        <w:trPr>
          <w:trHeight w:val="315"/>
        </w:trPr>
        <w:tc>
          <w:tcPr>
            <w:tcW w:w="1158" w:type="dxa"/>
            <w:noWrap/>
            <w:hideMark/>
          </w:tcPr>
          <w:p w14:paraId="56ED794A" w14:textId="77777777" w:rsidR="00A2290C" w:rsidRPr="00A2290C" w:rsidRDefault="00A2290C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+07</w:t>
            </w:r>
          </w:p>
        </w:tc>
        <w:tc>
          <w:tcPr>
            <w:tcW w:w="1296" w:type="dxa"/>
            <w:noWrap/>
            <w:hideMark/>
          </w:tcPr>
          <w:p w14:paraId="6F52DD7A" w14:textId="77777777" w:rsidR="00A2290C" w:rsidRPr="00A2290C" w:rsidRDefault="00A2290C" w:rsidP="00966449">
            <w:pPr>
              <w:pStyle w:val="af0"/>
            </w:pPr>
            <w:r w:rsidRPr="00A2290C">
              <w:t>224</w:t>
            </w:r>
          </w:p>
        </w:tc>
        <w:tc>
          <w:tcPr>
            <w:tcW w:w="1536" w:type="dxa"/>
            <w:noWrap/>
            <w:hideMark/>
          </w:tcPr>
          <w:p w14:paraId="59079591" w14:textId="77777777" w:rsidR="00A2290C" w:rsidRPr="00A2290C" w:rsidRDefault="00A2290C" w:rsidP="00966449">
            <w:pPr>
              <w:pStyle w:val="af0"/>
            </w:pPr>
            <w:r w:rsidRPr="00A2290C">
              <w:t>120</w:t>
            </w:r>
          </w:p>
        </w:tc>
        <w:tc>
          <w:tcPr>
            <w:tcW w:w="990" w:type="dxa"/>
            <w:noWrap/>
            <w:hideMark/>
          </w:tcPr>
          <w:p w14:paraId="1301CC72" w14:textId="77777777" w:rsidR="00A2290C" w:rsidRPr="00A2290C" w:rsidRDefault="00A2290C" w:rsidP="00966449">
            <w:pPr>
              <w:pStyle w:val="af0"/>
            </w:pPr>
            <w:r w:rsidRPr="00A2290C">
              <w:t>354</w:t>
            </w:r>
          </w:p>
        </w:tc>
        <w:tc>
          <w:tcPr>
            <w:tcW w:w="2300" w:type="dxa"/>
            <w:noWrap/>
            <w:hideMark/>
          </w:tcPr>
          <w:p w14:paraId="470CF30D" w14:textId="77777777" w:rsidR="00A2290C" w:rsidRPr="00A2290C" w:rsidRDefault="00A2290C" w:rsidP="00966449">
            <w:pPr>
              <w:pStyle w:val="af0"/>
            </w:pPr>
            <w:r w:rsidRPr="00A2290C">
              <w:t>165</w:t>
            </w:r>
          </w:p>
        </w:tc>
        <w:tc>
          <w:tcPr>
            <w:tcW w:w="960" w:type="dxa"/>
            <w:noWrap/>
            <w:hideMark/>
          </w:tcPr>
          <w:p w14:paraId="56D5180E" w14:textId="77777777" w:rsidR="00A2290C" w:rsidRPr="00A2290C" w:rsidRDefault="00A2290C" w:rsidP="00966449">
            <w:pPr>
              <w:pStyle w:val="af0"/>
            </w:pPr>
            <w:r w:rsidRPr="00A2290C">
              <w:t>184</w:t>
            </w:r>
          </w:p>
        </w:tc>
        <w:tc>
          <w:tcPr>
            <w:tcW w:w="1070" w:type="dxa"/>
            <w:noWrap/>
            <w:hideMark/>
          </w:tcPr>
          <w:p w14:paraId="4808C53A" w14:textId="77777777" w:rsidR="00A2290C" w:rsidRPr="00A2290C" w:rsidRDefault="00A2290C" w:rsidP="00966449">
            <w:pPr>
              <w:pStyle w:val="af0"/>
            </w:pPr>
            <w:r w:rsidRPr="00A2290C">
              <w:t>97</w:t>
            </w:r>
          </w:p>
        </w:tc>
      </w:tr>
      <w:tr w:rsidR="00A2290C" w:rsidRPr="00A2290C" w14:paraId="7922DD44" w14:textId="77777777" w:rsidTr="002935B9">
        <w:trPr>
          <w:trHeight w:val="315"/>
        </w:trPr>
        <w:tc>
          <w:tcPr>
            <w:tcW w:w="1158" w:type="dxa"/>
            <w:noWrap/>
            <w:hideMark/>
          </w:tcPr>
          <w:p w14:paraId="2531E995" w14:textId="77777777" w:rsidR="00A2290C" w:rsidRPr="00A2290C" w:rsidRDefault="00A2290C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+06</w:t>
            </w:r>
          </w:p>
        </w:tc>
        <w:tc>
          <w:tcPr>
            <w:tcW w:w="1296" w:type="dxa"/>
            <w:noWrap/>
            <w:hideMark/>
          </w:tcPr>
          <w:p w14:paraId="06DAB167" w14:textId="77777777" w:rsidR="00A2290C" w:rsidRPr="00A2290C" w:rsidRDefault="00A2290C" w:rsidP="00966449">
            <w:pPr>
              <w:pStyle w:val="af0"/>
            </w:pPr>
            <w:r w:rsidRPr="00A2290C">
              <w:t>226</w:t>
            </w:r>
          </w:p>
        </w:tc>
        <w:tc>
          <w:tcPr>
            <w:tcW w:w="1536" w:type="dxa"/>
            <w:noWrap/>
            <w:hideMark/>
          </w:tcPr>
          <w:p w14:paraId="0ED47FB5" w14:textId="77777777" w:rsidR="00A2290C" w:rsidRPr="00A2290C" w:rsidRDefault="00A2290C" w:rsidP="00966449">
            <w:pPr>
              <w:pStyle w:val="af0"/>
            </w:pPr>
            <w:r w:rsidRPr="00A2290C">
              <w:t>120</w:t>
            </w:r>
          </w:p>
        </w:tc>
        <w:tc>
          <w:tcPr>
            <w:tcW w:w="990" w:type="dxa"/>
            <w:noWrap/>
            <w:hideMark/>
          </w:tcPr>
          <w:p w14:paraId="0933FA94" w14:textId="77777777" w:rsidR="00A2290C" w:rsidRPr="00A2290C" w:rsidRDefault="00A2290C" w:rsidP="00966449">
            <w:pPr>
              <w:pStyle w:val="af0"/>
            </w:pPr>
            <w:r w:rsidRPr="00A2290C">
              <w:t>355</w:t>
            </w:r>
          </w:p>
        </w:tc>
        <w:tc>
          <w:tcPr>
            <w:tcW w:w="2300" w:type="dxa"/>
            <w:noWrap/>
            <w:hideMark/>
          </w:tcPr>
          <w:p w14:paraId="2A20BF9B" w14:textId="77777777" w:rsidR="00A2290C" w:rsidRPr="00A2290C" w:rsidRDefault="00A2290C" w:rsidP="00966449">
            <w:pPr>
              <w:pStyle w:val="af0"/>
            </w:pPr>
            <w:r w:rsidRPr="00A2290C">
              <w:t>164</w:t>
            </w:r>
          </w:p>
        </w:tc>
        <w:tc>
          <w:tcPr>
            <w:tcW w:w="960" w:type="dxa"/>
            <w:noWrap/>
            <w:hideMark/>
          </w:tcPr>
          <w:p w14:paraId="45636DDB" w14:textId="77777777" w:rsidR="00A2290C" w:rsidRPr="00A2290C" w:rsidRDefault="00A2290C" w:rsidP="00966449">
            <w:pPr>
              <w:pStyle w:val="af0"/>
            </w:pPr>
            <w:r w:rsidRPr="00A2290C">
              <w:t>166</w:t>
            </w:r>
          </w:p>
        </w:tc>
        <w:tc>
          <w:tcPr>
            <w:tcW w:w="1070" w:type="dxa"/>
            <w:noWrap/>
            <w:hideMark/>
          </w:tcPr>
          <w:p w14:paraId="127A4E84" w14:textId="77777777" w:rsidR="00A2290C" w:rsidRPr="00A2290C" w:rsidRDefault="00A2290C" w:rsidP="00966449">
            <w:pPr>
              <w:pStyle w:val="af0"/>
            </w:pPr>
            <w:r w:rsidRPr="00A2290C">
              <w:t>89</w:t>
            </w:r>
          </w:p>
        </w:tc>
      </w:tr>
      <w:tr w:rsidR="00A2290C" w:rsidRPr="00A2290C" w14:paraId="28391EAA" w14:textId="77777777" w:rsidTr="002935B9">
        <w:trPr>
          <w:trHeight w:val="315"/>
        </w:trPr>
        <w:tc>
          <w:tcPr>
            <w:tcW w:w="1158" w:type="dxa"/>
            <w:noWrap/>
            <w:hideMark/>
          </w:tcPr>
          <w:p w14:paraId="498F6633" w14:textId="77777777" w:rsidR="00A2290C" w:rsidRPr="00A2290C" w:rsidRDefault="00A2290C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+05</w:t>
            </w:r>
          </w:p>
        </w:tc>
        <w:tc>
          <w:tcPr>
            <w:tcW w:w="1296" w:type="dxa"/>
            <w:noWrap/>
            <w:hideMark/>
          </w:tcPr>
          <w:p w14:paraId="1D508CF8" w14:textId="77777777" w:rsidR="00A2290C" w:rsidRPr="00A2290C" w:rsidRDefault="00A2290C" w:rsidP="00966449">
            <w:pPr>
              <w:pStyle w:val="af0"/>
            </w:pPr>
            <w:r w:rsidRPr="00A2290C">
              <w:t>221</w:t>
            </w:r>
          </w:p>
        </w:tc>
        <w:tc>
          <w:tcPr>
            <w:tcW w:w="1536" w:type="dxa"/>
            <w:noWrap/>
            <w:hideMark/>
          </w:tcPr>
          <w:p w14:paraId="363CC2C9" w14:textId="77777777" w:rsidR="00A2290C" w:rsidRPr="00A2290C" w:rsidRDefault="00A2290C" w:rsidP="00966449">
            <w:pPr>
              <w:pStyle w:val="af0"/>
            </w:pPr>
            <w:r w:rsidRPr="00A2290C">
              <w:t>116</w:t>
            </w:r>
          </w:p>
        </w:tc>
        <w:tc>
          <w:tcPr>
            <w:tcW w:w="990" w:type="dxa"/>
            <w:noWrap/>
            <w:hideMark/>
          </w:tcPr>
          <w:p w14:paraId="540977CE" w14:textId="77777777" w:rsidR="00A2290C" w:rsidRPr="00A2290C" w:rsidRDefault="00A2290C" w:rsidP="00966449">
            <w:pPr>
              <w:pStyle w:val="af0"/>
            </w:pPr>
            <w:r w:rsidRPr="00A2290C">
              <w:t>337</w:t>
            </w:r>
          </w:p>
        </w:tc>
        <w:tc>
          <w:tcPr>
            <w:tcW w:w="2300" w:type="dxa"/>
            <w:noWrap/>
            <w:hideMark/>
          </w:tcPr>
          <w:p w14:paraId="0A45EB10" w14:textId="77777777" w:rsidR="00A2290C" w:rsidRPr="00A2290C" w:rsidRDefault="00A2290C" w:rsidP="00966449">
            <w:pPr>
              <w:pStyle w:val="af0"/>
            </w:pPr>
            <w:r w:rsidRPr="00A2290C">
              <w:t>140</w:t>
            </w:r>
          </w:p>
        </w:tc>
        <w:tc>
          <w:tcPr>
            <w:tcW w:w="960" w:type="dxa"/>
            <w:noWrap/>
            <w:hideMark/>
          </w:tcPr>
          <w:p w14:paraId="37577465" w14:textId="77777777" w:rsidR="00A2290C" w:rsidRPr="00A2290C" w:rsidRDefault="00A2290C" w:rsidP="00966449">
            <w:pPr>
              <w:pStyle w:val="af0"/>
            </w:pPr>
            <w:r w:rsidRPr="00A2290C">
              <w:t>126</w:t>
            </w:r>
          </w:p>
        </w:tc>
        <w:tc>
          <w:tcPr>
            <w:tcW w:w="1070" w:type="dxa"/>
            <w:noWrap/>
            <w:hideMark/>
          </w:tcPr>
          <w:p w14:paraId="31190748" w14:textId="77777777" w:rsidR="00A2290C" w:rsidRPr="00A2290C" w:rsidRDefault="00A2290C" w:rsidP="00966449">
            <w:pPr>
              <w:pStyle w:val="af0"/>
            </w:pPr>
            <w:r w:rsidRPr="00A2290C">
              <w:t>68</w:t>
            </w:r>
          </w:p>
        </w:tc>
      </w:tr>
      <w:tr w:rsidR="00A2290C" w:rsidRPr="00A2290C" w14:paraId="7233CADE" w14:textId="77777777" w:rsidTr="002935B9">
        <w:trPr>
          <w:trHeight w:val="315"/>
        </w:trPr>
        <w:tc>
          <w:tcPr>
            <w:tcW w:w="1158" w:type="dxa"/>
            <w:noWrap/>
            <w:hideMark/>
          </w:tcPr>
          <w:p w14:paraId="325A1A81" w14:textId="77777777" w:rsidR="00A2290C" w:rsidRPr="00A2290C" w:rsidRDefault="00A2290C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+04</w:t>
            </w:r>
          </w:p>
        </w:tc>
        <w:tc>
          <w:tcPr>
            <w:tcW w:w="1296" w:type="dxa"/>
            <w:noWrap/>
            <w:hideMark/>
          </w:tcPr>
          <w:p w14:paraId="45B789ED" w14:textId="77777777" w:rsidR="00A2290C" w:rsidRPr="00A2290C" w:rsidRDefault="00A2290C" w:rsidP="00966449">
            <w:pPr>
              <w:pStyle w:val="af0"/>
            </w:pPr>
            <w:r w:rsidRPr="00A2290C">
              <w:t>207</w:t>
            </w:r>
          </w:p>
        </w:tc>
        <w:tc>
          <w:tcPr>
            <w:tcW w:w="1536" w:type="dxa"/>
            <w:noWrap/>
            <w:hideMark/>
          </w:tcPr>
          <w:p w14:paraId="2D331261" w14:textId="77777777" w:rsidR="00A2290C" w:rsidRPr="00A2290C" w:rsidRDefault="00A2290C" w:rsidP="00966449">
            <w:pPr>
              <w:pStyle w:val="af0"/>
            </w:pPr>
            <w:r w:rsidRPr="00A2290C">
              <w:t>115</w:t>
            </w:r>
          </w:p>
        </w:tc>
        <w:tc>
          <w:tcPr>
            <w:tcW w:w="990" w:type="dxa"/>
            <w:noWrap/>
            <w:hideMark/>
          </w:tcPr>
          <w:p w14:paraId="1B54DF71" w14:textId="77777777" w:rsidR="00A2290C" w:rsidRPr="00A2290C" w:rsidRDefault="00A2290C" w:rsidP="00966449">
            <w:pPr>
              <w:pStyle w:val="af0"/>
            </w:pPr>
            <w:r w:rsidRPr="00A2290C">
              <w:t>309</w:t>
            </w:r>
          </w:p>
        </w:tc>
        <w:tc>
          <w:tcPr>
            <w:tcW w:w="2300" w:type="dxa"/>
            <w:noWrap/>
            <w:hideMark/>
          </w:tcPr>
          <w:p w14:paraId="220CC17A" w14:textId="77777777" w:rsidR="00A2290C" w:rsidRPr="00A2290C" w:rsidRDefault="00A2290C" w:rsidP="00966449">
            <w:pPr>
              <w:pStyle w:val="af0"/>
            </w:pPr>
            <w:r w:rsidRPr="00A2290C">
              <w:t>117</w:t>
            </w:r>
          </w:p>
        </w:tc>
        <w:tc>
          <w:tcPr>
            <w:tcW w:w="960" w:type="dxa"/>
            <w:noWrap/>
            <w:hideMark/>
          </w:tcPr>
          <w:p w14:paraId="5E672D7A" w14:textId="77777777" w:rsidR="00A2290C" w:rsidRPr="00A2290C" w:rsidRDefault="00A2290C" w:rsidP="00966449">
            <w:pPr>
              <w:pStyle w:val="af0"/>
            </w:pPr>
            <w:r w:rsidRPr="00A2290C">
              <w:t>100</w:t>
            </w:r>
          </w:p>
        </w:tc>
        <w:tc>
          <w:tcPr>
            <w:tcW w:w="1070" w:type="dxa"/>
            <w:noWrap/>
            <w:hideMark/>
          </w:tcPr>
          <w:p w14:paraId="37487817" w14:textId="77777777" w:rsidR="00A2290C" w:rsidRPr="00A2290C" w:rsidRDefault="00A2290C" w:rsidP="00966449">
            <w:pPr>
              <w:pStyle w:val="af0"/>
            </w:pPr>
            <w:r w:rsidRPr="00A2290C">
              <w:t>55</w:t>
            </w:r>
          </w:p>
        </w:tc>
      </w:tr>
      <w:tr w:rsidR="00A2290C" w:rsidRPr="00A2290C" w14:paraId="4F33BEF1" w14:textId="77777777" w:rsidTr="002935B9">
        <w:trPr>
          <w:trHeight w:val="315"/>
        </w:trPr>
        <w:tc>
          <w:tcPr>
            <w:tcW w:w="1158" w:type="dxa"/>
            <w:noWrap/>
            <w:hideMark/>
          </w:tcPr>
          <w:p w14:paraId="47FA8F8C" w14:textId="77777777" w:rsidR="00A2290C" w:rsidRPr="00A2290C" w:rsidRDefault="00A2290C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+03</w:t>
            </w:r>
          </w:p>
        </w:tc>
        <w:tc>
          <w:tcPr>
            <w:tcW w:w="1296" w:type="dxa"/>
            <w:noWrap/>
            <w:hideMark/>
          </w:tcPr>
          <w:p w14:paraId="7261D316" w14:textId="77777777" w:rsidR="00A2290C" w:rsidRPr="00A2290C" w:rsidRDefault="00A2290C" w:rsidP="00966449">
            <w:pPr>
              <w:pStyle w:val="af0"/>
            </w:pPr>
            <w:r w:rsidRPr="00A2290C">
              <w:t>190</w:t>
            </w:r>
          </w:p>
        </w:tc>
        <w:tc>
          <w:tcPr>
            <w:tcW w:w="1536" w:type="dxa"/>
            <w:noWrap/>
            <w:hideMark/>
          </w:tcPr>
          <w:p w14:paraId="2DEBDC0B" w14:textId="77777777" w:rsidR="00A2290C" w:rsidRPr="00A2290C" w:rsidRDefault="00A2290C" w:rsidP="00966449">
            <w:pPr>
              <w:pStyle w:val="af0"/>
            </w:pPr>
            <w:r w:rsidRPr="00A2290C">
              <w:t>100</w:t>
            </w:r>
          </w:p>
        </w:tc>
        <w:tc>
          <w:tcPr>
            <w:tcW w:w="990" w:type="dxa"/>
            <w:noWrap/>
            <w:hideMark/>
          </w:tcPr>
          <w:p w14:paraId="4C655EF2" w14:textId="77777777" w:rsidR="00A2290C" w:rsidRPr="00A2290C" w:rsidRDefault="00A2290C" w:rsidP="00966449">
            <w:pPr>
              <w:pStyle w:val="af0"/>
            </w:pPr>
            <w:r w:rsidRPr="00A2290C">
              <w:t>298</w:t>
            </w:r>
          </w:p>
        </w:tc>
        <w:tc>
          <w:tcPr>
            <w:tcW w:w="2300" w:type="dxa"/>
            <w:noWrap/>
            <w:hideMark/>
          </w:tcPr>
          <w:p w14:paraId="67F858A8" w14:textId="77777777" w:rsidR="00A2290C" w:rsidRPr="00A2290C" w:rsidRDefault="00A2290C" w:rsidP="00966449">
            <w:pPr>
              <w:pStyle w:val="af0"/>
            </w:pPr>
            <w:r w:rsidRPr="00A2290C">
              <w:t>94</w:t>
            </w:r>
          </w:p>
        </w:tc>
        <w:tc>
          <w:tcPr>
            <w:tcW w:w="960" w:type="dxa"/>
            <w:noWrap/>
            <w:hideMark/>
          </w:tcPr>
          <w:p w14:paraId="3D6E10B4" w14:textId="77777777" w:rsidR="00A2290C" w:rsidRPr="00A2290C" w:rsidRDefault="00A2290C" w:rsidP="00966449">
            <w:pPr>
              <w:pStyle w:val="af0"/>
            </w:pPr>
            <w:r w:rsidRPr="00A2290C">
              <w:t>74</w:t>
            </w:r>
          </w:p>
        </w:tc>
        <w:tc>
          <w:tcPr>
            <w:tcW w:w="1070" w:type="dxa"/>
            <w:noWrap/>
            <w:hideMark/>
          </w:tcPr>
          <w:p w14:paraId="4283A3E7" w14:textId="77777777" w:rsidR="00A2290C" w:rsidRPr="00A2290C" w:rsidRDefault="00A2290C" w:rsidP="00966449">
            <w:pPr>
              <w:pStyle w:val="af0"/>
            </w:pPr>
            <w:r w:rsidRPr="00A2290C">
              <w:t>42</w:t>
            </w:r>
          </w:p>
        </w:tc>
      </w:tr>
    </w:tbl>
    <w:p w14:paraId="7C538941" w14:textId="74CE405B" w:rsidR="00A2290C" w:rsidRDefault="002935B9" w:rsidP="002935B9">
      <w:pPr>
        <w:ind w:firstLine="0"/>
        <w:jc w:val="right"/>
        <w:rPr>
          <w:rFonts w:eastAsiaTheme="minorEastAsia"/>
        </w:rPr>
      </w:pPr>
      <w:r>
        <w:rPr>
          <w:rFonts w:eastAsiaTheme="minorEastAsia"/>
        </w:rPr>
        <w:lastRenderedPageBreak/>
        <w:t>Продолжение таблицы 15.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158"/>
        <w:gridCol w:w="1240"/>
        <w:gridCol w:w="1679"/>
        <w:gridCol w:w="993"/>
        <w:gridCol w:w="1938"/>
        <w:gridCol w:w="1180"/>
        <w:gridCol w:w="1134"/>
      </w:tblGrid>
      <w:tr w:rsidR="002935B9" w:rsidRPr="00A2290C" w14:paraId="5EA51046" w14:textId="77777777" w:rsidTr="00613D32">
        <w:trPr>
          <w:trHeight w:val="315"/>
        </w:trPr>
        <w:tc>
          <w:tcPr>
            <w:tcW w:w="1158" w:type="dxa"/>
            <w:noWrap/>
            <w:hideMark/>
          </w:tcPr>
          <w:p w14:paraId="23687030" w14:textId="77777777" w:rsidR="002935B9" w:rsidRPr="00A2290C" w:rsidRDefault="002935B9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+02</w:t>
            </w:r>
          </w:p>
        </w:tc>
        <w:tc>
          <w:tcPr>
            <w:tcW w:w="1240" w:type="dxa"/>
            <w:noWrap/>
            <w:hideMark/>
          </w:tcPr>
          <w:p w14:paraId="78A4B6B4" w14:textId="77777777" w:rsidR="002935B9" w:rsidRPr="00A2290C" w:rsidRDefault="002935B9" w:rsidP="00966449">
            <w:pPr>
              <w:pStyle w:val="af0"/>
            </w:pPr>
            <w:r w:rsidRPr="00A2290C">
              <w:t>174</w:t>
            </w:r>
          </w:p>
        </w:tc>
        <w:tc>
          <w:tcPr>
            <w:tcW w:w="1679" w:type="dxa"/>
            <w:noWrap/>
            <w:hideMark/>
          </w:tcPr>
          <w:p w14:paraId="62020C5A" w14:textId="77777777" w:rsidR="002935B9" w:rsidRPr="00A2290C" w:rsidRDefault="002935B9" w:rsidP="00966449">
            <w:pPr>
              <w:pStyle w:val="af0"/>
            </w:pPr>
            <w:r w:rsidRPr="00A2290C">
              <w:t>92</w:t>
            </w:r>
          </w:p>
        </w:tc>
        <w:tc>
          <w:tcPr>
            <w:tcW w:w="993" w:type="dxa"/>
            <w:noWrap/>
            <w:hideMark/>
          </w:tcPr>
          <w:p w14:paraId="03A0C75E" w14:textId="77777777" w:rsidR="002935B9" w:rsidRPr="00A2290C" w:rsidRDefault="002935B9" w:rsidP="00966449">
            <w:pPr>
              <w:pStyle w:val="af0"/>
            </w:pPr>
            <w:r w:rsidRPr="00A2290C">
              <w:t>291</w:t>
            </w:r>
          </w:p>
        </w:tc>
        <w:tc>
          <w:tcPr>
            <w:tcW w:w="1938" w:type="dxa"/>
            <w:noWrap/>
            <w:hideMark/>
          </w:tcPr>
          <w:p w14:paraId="4A0D1F7D" w14:textId="77777777" w:rsidR="002935B9" w:rsidRPr="00A2290C" w:rsidRDefault="002935B9" w:rsidP="00966449">
            <w:pPr>
              <w:pStyle w:val="af0"/>
            </w:pPr>
            <w:r w:rsidRPr="00A2290C">
              <w:t>71</w:t>
            </w:r>
          </w:p>
        </w:tc>
        <w:tc>
          <w:tcPr>
            <w:tcW w:w="1180" w:type="dxa"/>
            <w:noWrap/>
            <w:hideMark/>
          </w:tcPr>
          <w:p w14:paraId="747DDD0B" w14:textId="77777777" w:rsidR="002935B9" w:rsidRPr="00A2290C" w:rsidRDefault="002935B9" w:rsidP="00966449">
            <w:pPr>
              <w:pStyle w:val="af0"/>
            </w:pPr>
            <w:r w:rsidRPr="00A2290C">
              <w:t>50</w:t>
            </w:r>
          </w:p>
        </w:tc>
        <w:tc>
          <w:tcPr>
            <w:tcW w:w="1134" w:type="dxa"/>
            <w:noWrap/>
            <w:hideMark/>
          </w:tcPr>
          <w:p w14:paraId="1B95D8A6" w14:textId="77777777" w:rsidR="002935B9" w:rsidRPr="00A2290C" w:rsidRDefault="002935B9" w:rsidP="00966449">
            <w:pPr>
              <w:pStyle w:val="af0"/>
            </w:pPr>
            <w:r w:rsidRPr="00A2290C">
              <w:t>30</w:t>
            </w:r>
          </w:p>
        </w:tc>
      </w:tr>
      <w:tr w:rsidR="002935B9" w:rsidRPr="00A2290C" w14:paraId="72C275DF" w14:textId="77777777" w:rsidTr="00613D32">
        <w:trPr>
          <w:trHeight w:val="315"/>
        </w:trPr>
        <w:tc>
          <w:tcPr>
            <w:tcW w:w="1158" w:type="dxa"/>
            <w:noWrap/>
            <w:hideMark/>
          </w:tcPr>
          <w:p w14:paraId="7D6E4191" w14:textId="77777777" w:rsidR="002935B9" w:rsidRPr="00A2290C" w:rsidRDefault="002935B9" w:rsidP="00966449">
            <w:pPr>
              <w:pStyle w:val="af0"/>
            </w:pPr>
            <w:r w:rsidRPr="00A2290C">
              <w:t>1</w:t>
            </w:r>
            <w:proofErr w:type="gramStart"/>
            <w:r w:rsidRPr="00A2290C">
              <w:t>,00E</w:t>
            </w:r>
            <w:proofErr w:type="gramEnd"/>
            <w:r w:rsidRPr="00A2290C">
              <w:t>+01</w:t>
            </w:r>
          </w:p>
        </w:tc>
        <w:tc>
          <w:tcPr>
            <w:tcW w:w="1240" w:type="dxa"/>
            <w:noWrap/>
            <w:hideMark/>
          </w:tcPr>
          <w:p w14:paraId="09D64659" w14:textId="77777777" w:rsidR="002935B9" w:rsidRPr="00A2290C" w:rsidRDefault="002935B9" w:rsidP="00966449">
            <w:pPr>
              <w:pStyle w:val="af0"/>
            </w:pPr>
            <w:r w:rsidRPr="00A2290C">
              <w:t>157</w:t>
            </w:r>
          </w:p>
        </w:tc>
        <w:tc>
          <w:tcPr>
            <w:tcW w:w="1679" w:type="dxa"/>
            <w:noWrap/>
            <w:hideMark/>
          </w:tcPr>
          <w:p w14:paraId="7C5582BE" w14:textId="77777777" w:rsidR="002935B9" w:rsidRPr="00A2290C" w:rsidRDefault="002935B9" w:rsidP="00966449">
            <w:pPr>
              <w:pStyle w:val="af0"/>
            </w:pPr>
            <w:r w:rsidRPr="00A2290C">
              <w:t>83</w:t>
            </w:r>
          </w:p>
        </w:tc>
        <w:tc>
          <w:tcPr>
            <w:tcW w:w="993" w:type="dxa"/>
            <w:noWrap/>
            <w:hideMark/>
          </w:tcPr>
          <w:p w14:paraId="7785BEFD" w14:textId="77777777" w:rsidR="002935B9" w:rsidRPr="00A2290C" w:rsidRDefault="002935B9" w:rsidP="00966449">
            <w:pPr>
              <w:pStyle w:val="af0"/>
            </w:pPr>
            <w:r w:rsidRPr="00A2290C">
              <w:t>283</w:t>
            </w:r>
          </w:p>
        </w:tc>
        <w:tc>
          <w:tcPr>
            <w:tcW w:w="1938" w:type="dxa"/>
            <w:noWrap/>
            <w:hideMark/>
          </w:tcPr>
          <w:p w14:paraId="60FCD570" w14:textId="77777777" w:rsidR="002935B9" w:rsidRPr="00A2290C" w:rsidRDefault="002935B9" w:rsidP="00966449">
            <w:pPr>
              <w:pStyle w:val="af0"/>
            </w:pPr>
            <w:r w:rsidRPr="00A2290C">
              <w:t>48</w:t>
            </w:r>
          </w:p>
        </w:tc>
        <w:tc>
          <w:tcPr>
            <w:tcW w:w="1180" w:type="dxa"/>
            <w:noWrap/>
            <w:hideMark/>
          </w:tcPr>
          <w:p w14:paraId="5E950852" w14:textId="77777777" w:rsidR="002935B9" w:rsidRPr="00A2290C" w:rsidRDefault="002935B9" w:rsidP="00966449">
            <w:pPr>
              <w:pStyle w:val="af0"/>
            </w:pPr>
            <w:r w:rsidRPr="00A2290C">
              <w:t>28</w:t>
            </w:r>
          </w:p>
        </w:tc>
        <w:tc>
          <w:tcPr>
            <w:tcW w:w="1134" w:type="dxa"/>
            <w:noWrap/>
            <w:hideMark/>
          </w:tcPr>
          <w:p w14:paraId="166D1B71" w14:textId="77777777" w:rsidR="002935B9" w:rsidRPr="00A2290C" w:rsidRDefault="002935B9" w:rsidP="00966449">
            <w:pPr>
              <w:pStyle w:val="af0"/>
            </w:pPr>
            <w:r w:rsidRPr="00A2290C">
              <w:t>20</w:t>
            </w:r>
          </w:p>
        </w:tc>
      </w:tr>
    </w:tbl>
    <w:p w14:paraId="2787E4FC" w14:textId="77777777" w:rsidR="002935B9" w:rsidRPr="00A2290C" w:rsidRDefault="002935B9" w:rsidP="002935B9">
      <w:pPr>
        <w:ind w:firstLine="0"/>
        <w:jc w:val="right"/>
        <w:rPr>
          <w:rFonts w:eastAsiaTheme="minorEastAsia"/>
        </w:rPr>
      </w:pPr>
    </w:p>
    <w:p w14:paraId="195441CC" w14:textId="0E941CB0" w:rsidR="00FD39DB" w:rsidRPr="006027F3" w:rsidRDefault="00B742E0" w:rsidP="00FD39DB">
      <w:pPr>
        <w:ind w:firstLine="0"/>
        <w:rPr>
          <w:b/>
          <w:bCs/>
        </w:rPr>
      </w:pPr>
      <w:r>
        <w:rPr>
          <w:noProof/>
          <w:lang w:eastAsia="ru-RU"/>
        </w:rPr>
        <w:drawing>
          <wp:inline distT="0" distB="0" distL="0" distR="0" wp14:anchorId="631D3F69" wp14:editId="56F0D198">
            <wp:extent cx="5915025" cy="3400425"/>
            <wp:effectExtent l="0" t="0" r="9525" b="9525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67E1181-D97B-49E7-AC53-05F6C73B93B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76A184B1" w14:textId="2D6C76FC" w:rsidR="00587CE9" w:rsidRDefault="00B742E0" w:rsidP="00587CE9">
      <w:pPr>
        <w:ind w:firstLine="0"/>
        <w:jc w:val="center"/>
      </w:pPr>
      <w:r>
        <w:t>Рис. 23 – сравнение алгоритмов при различной максимальной разрядности числа.</w:t>
      </w:r>
    </w:p>
    <w:p w14:paraId="7A41A35A" w14:textId="262743F2" w:rsidR="00765AD3" w:rsidRDefault="00765AD3" w:rsidP="00E85377">
      <w:pPr>
        <w:pStyle w:val="2"/>
        <w:numPr>
          <w:ilvl w:val="1"/>
          <w:numId w:val="15"/>
        </w:numPr>
        <w:ind w:left="0" w:firstLine="0"/>
        <w:jc w:val="center"/>
      </w:pPr>
      <w:bookmarkStart w:id="129" w:name="_Toc74787714"/>
      <w:r>
        <w:t>Сравнение алгоритмов выбора.</w:t>
      </w:r>
      <w:bookmarkEnd w:id="129"/>
    </w:p>
    <w:p w14:paraId="6A0302CC" w14:textId="6539B139" w:rsidR="001E7792" w:rsidRDefault="006027F3" w:rsidP="006027F3">
      <w:pPr>
        <w:ind w:firstLine="0"/>
        <w:rPr>
          <w:b/>
          <w:bCs/>
        </w:rPr>
      </w:pPr>
      <w:r w:rsidRPr="006027F3">
        <w:rPr>
          <w:b/>
          <w:bCs/>
        </w:rPr>
        <w:t>Сравнение алгоритмов выбора</w:t>
      </w:r>
      <w:r>
        <w:rPr>
          <w:b/>
          <w:bCs/>
        </w:rPr>
        <w:t>.</w:t>
      </w:r>
    </w:p>
    <w:p w14:paraId="3A8A183A" w14:textId="5F27BF24" w:rsidR="00DD1037" w:rsidRDefault="006027F3" w:rsidP="006027F3">
      <w:pPr>
        <w:ind w:firstLine="0"/>
        <w:jc w:val="both"/>
      </w:pPr>
      <w:r>
        <w:t xml:space="preserve">Сравнение алгоритмов выбора производилось по </w:t>
      </w:r>
      <w:r w:rsidR="00DD1037">
        <w:t xml:space="preserve">нескольким </w:t>
      </w:r>
      <w:r>
        <w:t xml:space="preserve"> видам последовательностей</w:t>
      </w:r>
      <w:r w:rsidR="00DD1037">
        <w:t>:</w:t>
      </w:r>
    </w:p>
    <w:p w14:paraId="74B2CCF7" w14:textId="6880253C" w:rsidR="00DD1037" w:rsidRDefault="00DD1037" w:rsidP="00E85377">
      <w:pPr>
        <w:pStyle w:val="a3"/>
        <w:numPr>
          <w:ilvl w:val="0"/>
          <w:numId w:val="27"/>
        </w:numPr>
        <w:jc w:val="both"/>
      </w:pPr>
      <w:r>
        <w:rPr>
          <w:lang w:val="en-US"/>
        </w:rPr>
        <w:t>PipeOrgan</w:t>
      </w:r>
      <w:r>
        <w:t>;</w:t>
      </w:r>
    </w:p>
    <w:p w14:paraId="172170CD" w14:textId="144FE229" w:rsidR="00DD1037" w:rsidRPr="00FD5F70" w:rsidRDefault="00DD1037" w:rsidP="00E85377">
      <w:pPr>
        <w:pStyle w:val="a3"/>
        <w:numPr>
          <w:ilvl w:val="0"/>
          <w:numId w:val="27"/>
        </w:numPr>
        <w:jc w:val="both"/>
      </w:pPr>
      <w:r>
        <w:rPr>
          <w:lang w:val="en-US"/>
        </w:rPr>
        <w:t>m3Killer;</w:t>
      </w:r>
    </w:p>
    <w:p w14:paraId="57A404CD" w14:textId="75ADED72" w:rsidR="00FD5F70" w:rsidRPr="00DD1037" w:rsidRDefault="00FD5F70" w:rsidP="00E85377">
      <w:pPr>
        <w:pStyle w:val="a3"/>
        <w:numPr>
          <w:ilvl w:val="0"/>
          <w:numId w:val="27"/>
        </w:numPr>
        <w:jc w:val="both"/>
      </w:pPr>
      <w:r>
        <w:rPr>
          <w:lang w:val="en-US"/>
        </w:rPr>
        <w:t>PipeOrganMX</w:t>
      </w:r>
      <w:r w:rsidRPr="00FD5F70">
        <w:t xml:space="preserve"> – </w:t>
      </w:r>
      <w:r>
        <w:t>модификация алгоритма выше для использования всего диапазона чисел</w:t>
      </w:r>
      <w:r w:rsidR="00E47DF8">
        <w:t>;</w:t>
      </w:r>
    </w:p>
    <w:p w14:paraId="0E4EEB92" w14:textId="3E7F44FD" w:rsidR="00DD1037" w:rsidRPr="00FD5F70" w:rsidRDefault="00DD1037" w:rsidP="00E85377">
      <w:pPr>
        <w:pStyle w:val="a3"/>
        <w:numPr>
          <w:ilvl w:val="0"/>
          <w:numId w:val="27"/>
        </w:numPr>
        <w:jc w:val="both"/>
      </w:pPr>
      <w:r>
        <w:rPr>
          <w:lang w:val="en-US"/>
        </w:rPr>
        <w:t>unevenSeq</w:t>
      </w:r>
      <w:r w:rsidR="00E752EF">
        <w:t>;</w:t>
      </w:r>
    </w:p>
    <w:p w14:paraId="0F6B5A7D" w14:textId="33866FCF" w:rsidR="00FD5F70" w:rsidRPr="00E752EF" w:rsidRDefault="00FD5F70" w:rsidP="00E85377">
      <w:pPr>
        <w:pStyle w:val="a3"/>
        <w:numPr>
          <w:ilvl w:val="0"/>
          <w:numId w:val="27"/>
        </w:numPr>
        <w:jc w:val="both"/>
      </w:pPr>
      <w:r>
        <w:rPr>
          <w:lang w:val="en-US"/>
        </w:rPr>
        <w:t>unevenSorted</w:t>
      </w:r>
      <w:r w:rsidR="00E752EF">
        <w:t>;</w:t>
      </w:r>
    </w:p>
    <w:p w14:paraId="4C785EE9" w14:textId="2B0847E1" w:rsidR="00E752EF" w:rsidRPr="00170F1E" w:rsidRDefault="00E752EF" w:rsidP="00E85377">
      <w:pPr>
        <w:pStyle w:val="a3"/>
        <w:numPr>
          <w:ilvl w:val="0"/>
          <w:numId w:val="27"/>
        </w:numPr>
        <w:jc w:val="both"/>
      </w:pPr>
      <w:r>
        <w:lastRenderedPageBreak/>
        <w:t>0-255 – случайные числа от 0 до 255.</w:t>
      </w:r>
    </w:p>
    <w:p w14:paraId="026B4D13" w14:textId="5201F6D3" w:rsidR="00170F1E" w:rsidRDefault="00170F1E" w:rsidP="00170F1E">
      <w:pPr>
        <w:ind w:firstLine="0"/>
        <w:jc w:val="both"/>
        <w:rPr>
          <w:b/>
          <w:bCs/>
        </w:rPr>
      </w:pPr>
      <w:proofErr w:type="gramStart"/>
      <w:r>
        <w:rPr>
          <w:b/>
          <w:bCs/>
          <w:lang w:val="en-US"/>
        </w:rPr>
        <w:t>PipeOrgan</w:t>
      </w:r>
      <w:r w:rsidRPr="00170F1E"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</w:p>
    <w:p w14:paraId="3066CCE7" w14:textId="1E3BD8E5" w:rsidR="00170F1E" w:rsidRDefault="00170F1E" w:rsidP="00170F1E">
      <w:pPr>
        <w:ind w:firstLine="0"/>
        <w:jc w:val="both"/>
      </w:pPr>
      <w:r>
        <w:t xml:space="preserve">Данный алгоритм генерирует последовательность в виде горки, напоминающую трубы Органа. Данная последовательность очень неудобна для многих алгоритмов, использующих подход </w:t>
      </w:r>
      <w:r>
        <w:rPr>
          <w:lang w:val="en-US"/>
        </w:rPr>
        <w:t>quicksort</w:t>
      </w:r>
      <w:r w:rsidRPr="00170F1E">
        <w:t>.</w:t>
      </w:r>
    </w:p>
    <w:p w14:paraId="5817BC18" w14:textId="77777777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465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proofErr w:type="gramStart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pipeOrgan(int * a, int len){</w:t>
      </w:r>
    </w:p>
    <w:p w14:paraId="2197B904" w14:textId="3F5DE992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v = </w:t>
      </w:r>
      <w:r w:rsidR="00445456">
        <w:rPr>
          <w:rFonts w:ascii="Courier New" w:hAnsi="Courier New" w:cs="Courier New"/>
          <w:color w:val="000000"/>
          <w:sz w:val="21"/>
          <w:szCs w:val="21"/>
          <w:lang w:val="en-US"/>
        </w:rPr>
        <w:t>1</w:t>
      </w:r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54A18F31" w14:textId="77777777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int i =0; i &lt; len/2;i++){</w:t>
      </w:r>
    </w:p>
    <w:p w14:paraId="54FF223E" w14:textId="77777777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i] = v;</w:t>
      </w:r>
    </w:p>
    <w:p w14:paraId="5AD17D63" w14:textId="77777777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v</w:t>
      </w:r>
      <w:proofErr w:type="gramEnd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31C42924" w14:textId="77777777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a[</w:t>
      </w:r>
      <w:proofErr w:type="gramEnd"/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>len-i-1]=v;</w:t>
      </w:r>
    </w:p>
    <w:p w14:paraId="4D6B0C50" w14:textId="77777777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</w:rPr>
      </w:pPr>
      <w:r w:rsidRPr="00170F1E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r w:rsidRPr="00170F1E">
        <w:rPr>
          <w:rFonts w:ascii="Courier New" w:hAnsi="Courier New" w:cs="Courier New"/>
          <w:color w:val="000000"/>
          <w:sz w:val="21"/>
          <w:szCs w:val="21"/>
        </w:rPr>
        <w:t>v++;</w:t>
      </w:r>
    </w:p>
    <w:p w14:paraId="1EC448C8" w14:textId="77777777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</w:rPr>
      </w:pPr>
      <w:r w:rsidRPr="00170F1E">
        <w:rPr>
          <w:rFonts w:ascii="Courier New" w:hAnsi="Courier New" w:cs="Courier New"/>
          <w:color w:val="000000"/>
          <w:sz w:val="21"/>
          <w:szCs w:val="21"/>
        </w:rPr>
        <w:t xml:space="preserve">    }</w:t>
      </w:r>
    </w:p>
    <w:p w14:paraId="6F00493A" w14:textId="6B28F3D3" w:rsidR="00170F1E" w:rsidRPr="00170F1E" w:rsidRDefault="00170F1E" w:rsidP="00170F1E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</w:rPr>
      </w:pPr>
      <w:r w:rsidRPr="00170F1E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78FC99D0" w14:textId="3EFFDB57" w:rsidR="00170F1E" w:rsidRDefault="0060198F" w:rsidP="0060198F">
      <w:pPr>
        <w:ind w:firstLine="0"/>
        <w:rPr>
          <w:b/>
          <w:bCs/>
        </w:rPr>
      </w:pPr>
      <w:r>
        <w:rPr>
          <w:b/>
          <w:bCs/>
          <w:lang w:val="en-US"/>
        </w:rPr>
        <w:t>m</w:t>
      </w:r>
      <w:r w:rsidRPr="0060198F">
        <w:rPr>
          <w:b/>
          <w:bCs/>
        </w:rPr>
        <w:t>3</w:t>
      </w:r>
      <w:r>
        <w:rPr>
          <w:b/>
          <w:bCs/>
          <w:lang w:val="en-US"/>
        </w:rPr>
        <w:t>Killer</w:t>
      </w:r>
      <w:r w:rsidRPr="0060198F">
        <w:rPr>
          <w:b/>
          <w:bCs/>
        </w:rPr>
        <w:t>.</w:t>
      </w:r>
    </w:p>
    <w:p w14:paraId="788E7750" w14:textId="0DC84356" w:rsidR="0060198F" w:rsidRDefault="0060198F" w:rsidP="0060198F">
      <w:pPr>
        <w:ind w:firstLine="0"/>
      </w:pPr>
      <w:r>
        <w:t xml:space="preserve">Еще одна неудобная последовательность для алгоритмов </w:t>
      </w:r>
      <w:proofErr w:type="gramStart"/>
      <w:r>
        <w:t>использующие</w:t>
      </w:r>
      <w:proofErr w:type="gramEnd"/>
      <w:r>
        <w:t xml:space="preserve"> подход </w:t>
      </w:r>
      <w:r>
        <w:rPr>
          <w:lang w:val="en-US"/>
        </w:rPr>
        <w:t>medianOfThree</w:t>
      </w:r>
      <w:r w:rsidRPr="0060198F">
        <w:t>[13].</w:t>
      </w:r>
    </w:p>
    <w:p w14:paraId="4B3E0DE1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174655">
        <w:rPr>
          <w:rFonts w:ascii="Courier New" w:hAnsi="Courier New" w:cs="Courier New"/>
          <w:color w:val="000000"/>
          <w:sz w:val="21"/>
          <w:szCs w:val="21"/>
        </w:rPr>
        <w:t xml:space="preserve"> </w:t>
      </w: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std::vector&lt;int&gt; 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m3killer(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int size) {</w:t>
      </w:r>
    </w:p>
    <w:p w14:paraId="26A75405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 = size / 2;</w:t>
      </w:r>
    </w:p>
    <w:p w14:paraId="7C4F1124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std::vector&lt;int&gt; v;</w:t>
      </w:r>
    </w:p>
    <w:p w14:paraId="00517D4E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v.reserve(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size);</w:t>
      </w:r>
    </w:p>
    <w:p w14:paraId="5140CA1D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for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(int i = 1; i &lt; k + 1; ++i) {</w:t>
      </w:r>
    </w:p>
    <w:p w14:paraId="3D969DE4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if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(i &amp; 1) {</w:t>
      </w:r>
    </w:p>
    <w:p w14:paraId="56341682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v.push_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back(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i);</w:t>
      </w:r>
    </w:p>
    <w:p w14:paraId="27505B89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 else {</w:t>
      </w:r>
    </w:p>
    <w:p w14:paraId="50D4563C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v.push_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back(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k + i - 1);</w:t>
      </w:r>
    </w:p>
    <w:p w14:paraId="7CFD0FDD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135689D9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79F30758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for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(int i = 1; i &lt; k + 1; ++i) {</w:t>
      </w:r>
    </w:p>
    <w:p w14:paraId="7B6DC00A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v.push_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back(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2 * i);</w:t>
      </w:r>
    </w:p>
    <w:p w14:paraId="3C6D3040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43E0E164" w14:textId="77777777" w:rsidR="0060198F" w:rsidRPr="0060198F" w:rsidRDefault="0060198F" w:rsidP="0060198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>return</w:t>
      </w:r>
      <w:proofErr w:type="gramEnd"/>
      <w:r w:rsidRPr="0060198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v;</w:t>
      </w:r>
    </w:p>
    <w:p w14:paraId="56CBE746" w14:textId="079A3858" w:rsidR="0060198F" w:rsidRPr="00EF46A2" w:rsidRDefault="0060198F" w:rsidP="00EF46A2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</w:rPr>
      </w:pPr>
      <w:r w:rsidRPr="00EF46A2">
        <w:rPr>
          <w:rFonts w:ascii="Courier New" w:hAnsi="Courier New" w:cs="Courier New"/>
          <w:color w:val="000000"/>
          <w:sz w:val="21"/>
          <w:szCs w:val="21"/>
        </w:rPr>
        <w:lastRenderedPageBreak/>
        <w:t>}</w:t>
      </w:r>
      <w:del w:id="130" w:author="Admin" w:date="2021-06-17T13:42:00Z">
        <w:r w:rsidR="00EF46A2" w:rsidDel="00F86FDD">
          <w:rPr>
            <w:rFonts w:ascii="Courier New" w:hAnsi="Courier New" w:cs="Courier New"/>
            <w:color w:val="000000"/>
            <w:sz w:val="21"/>
            <w:szCs w:val="21"/>
          </w:rPr>
          <w:delText>ы</w:delText>
        </w:r>
      </w:del>
    </w:p>
    <w:p w14:paraId="7150CEEA" w14:textId="7FBF5A8C" w:rsidR="006027F3" w:rsidRDefault="006027F3" w:rsidP="006027F3">
      <w:pPr>
        <w:ind w:firstLine="0"/>
        <w:jc w:val="both"/>
      </w:pPr>
      <w:r w:rsidRPr="00170F1E">
        <w:t xml:space="preserve"> </w:t>
      </w:r>
      <w:r>
        <w:t>Использовались такой набор алгоритмов</w:t>
      </w:r>
      <w:r w:rsidR="00170F1E">
        <w:t xml:space="preserve"> выбора</w:t>
      </w:r>
      <w:r>
        <w:t>:</w:t>
      </w:r>
    </w:p>
    <w:p w14:paraId="58135224" w14:textId="4C193733" w:rsidR="006027F3" w:rsidRDefault="006027F3" w:rsidP="00E85377">
      <w:pPr>
        <w:pStyle w:val="a3"/>
        <w:numPr>
          <w:ilvl w:val="0"/>
          <w:numId w:val="26"/>
        </w:numPr>
        <w:jc w:val="both"/>
        <w:rPr>
          <w:lang w:val="en-US"/>
        </w:rPr>
      </w:pPr>
      <w:r>
        <w:rPr>
          <w:lang w:val="en-US"/>
        </w:rPr>
        <w:t>Std</w:t>
      </w:r>
      <w:r w:rsidRPr="006027F3">
        <w:rPr>
          <w:lang w:val="en-US"/>
        </w:rPr>
        <w:t>::</w:t>
      </w:r>
      <w:r>
        <w:rPr>
          <w:lang w:val="en-US"/>
        </w:rPr>
        <w:t>nth</w:t>
      </w:r>
      <w:r w:rsidRPr="006027F3">
        <w:rPr>
          <w:lang w:val="en-US"/>
        </w:rPr>
        <w:t>_</w:t>
      </w:r>
      <w:r>
        <w:rPr>
          <w:lang w:val="en-US"/>
        </w:rPr>
        <w:t>element</w:t>
      </w:r>
      <w:r w:rsidRPr="006027F3">
        <w:rPr>
          <w:lang w:val="en-US"/>
        </w:rPr>
        <w:t xml:space="preserve"> – </w:t>
      </w:r>
      <w:r>
        <w:t>использует</w:t>
      </w:r>
      <w:r w:rsidRPr="006027F3">
        <w:rPr>
          <w:lang w:val="en-US"/>
        </w:rPr>
        <w:t xml:space="preserve"> </w:t>
      </w:r>
      <w:r>
        <w:t>алгоритм</w:t>
      </w:r>
      <w:r w:rsidRPr="006027F3">
        <w:rPr>
          <w:lang w:val="en-US"/>
        </w:rPr>
        <w:t xml:space="preserve"> </w:t>
      </w:r>
      <w:r>
        <w:rPr>
          <w:lang w:val="en-US"/>
        </w:rPr>
        <w:t>introselect[10]</w:t>
      </w:r>
      <w:r w:rsidRPr="006027F3">
        <w:rPr>
          <w:lang w:val="en-US"/>
        </w:rPr>
        <w:t>;</w:t>
      </w:r>
    </w:p>
    <w:p w14:paraId="7E676D86" w14:textId="4ED8E715" w:rsidR="006027F3" w:rsidRPr="00F2425F" w:rsidRDefault="00F2425F" w:rsidP="00E85377">
      <w:pPr>
        <w:pStyle w:val="a3"/>
        <w:numPr>
          <w:ilvl w:val="0"/>
          <w:numId w:val="26"/>
        </w:numPr>
        <w:jc w:val="both"/>
        <w:rPr>
          <w:lang w:val="en-US"/>
        </w:rPr>
      </w:pPr>
      <w:proofErr w:type="gramStart"/>
      <w:r>
        <w:rPr>
          <w:lang w:val="en-US"/>
        </w:rPr>
        <w:t>select</w:t>
      </w:r>
      <w:proofErr w:type="gramEnd"/>
      <w:r>
        <w:rPr>
          <w:lang w:val="en-US"/>
        </w:rPr>
        <w:t xml:space="preserve"> </w:t>
      </w:r>
      <w:r w:rsidR="00AA42F1" w:rsidRPr="00F2425F">
        <w:rPr>
          <w:lang w:val="en-US"/>
        </w:rPr>
        <w:t>–</w:t>
      </w:r>
      <w:r w:rsidRPr="00F2425F">
        <w:rPr>
          <w:lang w:val="en-US"/>
        </w:rPr>
        <w:t xml:space="preserve"> </w:t>
      </w:r>
      <w:r w:rsidR="00AA42F1">
        <w:t>алгоритм</w:t>
      </w:r>
      <w:r w:rsidR="00AA42F1" w:rsidRPr="00F2425F">
        <w:rPr>
          <w:lang w:val="en-US"/>
        </w:rPr>
        <w:t xml:space="preserve"> </w:t>
      </w:r>
      <w:r w:rsidR="00AA42F1">
        <w:t>Флойда</w:t>
      </w:r>
      <w:r w:rsidR="00AA42F1" w:rsidRPr="00F2425F">
        <w:rPr>
          <w:lang w:val="en-US"/>
        </w:rPr>
        <w:t>-</w:t>
      </w:r>
      <w:r w:rsidR="00AA42F1">
        <w:t>Ривеста</w:t>
      </w:r>
      <w:r w:rsidR="00AA42F1" w:rsidRPr="00F2425F">
        <w:rPr>
          <w:lang w:val="en-US"/>
        </w:rPr>
        <w:t>[12]</w:t>
      </w:r>
      <w:r>
        <w:rPr>
          <w:lang w:val="en-US"/>
        </w:rPr>
        <w:t>.</w:t>
      </w:r>
    </w:p>
    <w:p w14:paraId="2147E9C8" w14:textId="77777777" w:rsidR="00EB47A7" w:rsidRDefault="00B53247" w:rsidP="00E85377">
      <w:pPr>
        <w:pStyle w:val="a3"/>
        <w:numPr>
          <w:ilvl w:val="0"/>
          <w:numId w:val="26"/>
        </w:numPr>
        <w:jc w:val="both"/>
      </w:pPr>
      <w:r>
        <w:rPr>
          <w:lang w:val="en-US"/>
        </w:rPr>
        <w:t>CsSelect</w:t>
      </w:r>
      <w:r>
        <w:t>, основанный на идеях 2.2 главы.</w:t>
      </w:r>
    </w:p>
    <w:p w14:paraId="3905AD39" w14:textId="5CFDF4CE" w:rsidR="00CB3C3A" w:rsidRPr="007B0197" w:rsidRDefault="007B0197" w:rsidP="00EB47A7">
      <w:pPr>
        <w:ind w:firstLine="0"/>
        <w:jc w:val="both"/>
        <w:rPr>
          <w:lang w:val="en-US"/>
        </w:rPr>
      </w:pPr>
      <w:proofErr w:type="gramStart"/>
      <w:r>
        <w:rPr>
          <w:b/>
          <w:bCs/>
          <w:lang w:val="en-US"/>
        </w:rPr>
        <w:t>select</w:t>
      </w:r>
      <w:proofErr w:type="gramEnd"/>
    </w:p>
    <w:p w14:paraId="7FC29332" w14:textId="7E2079E6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uint64_t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selComparsions;</w:t>
      </w:r>
    </w:p>
    <w:p w14:paraId="6695F4B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select(int * arr, int left,</w:t>
      </w:r>
    </w:p>
    <w:p w14:paraId="21DA5E5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right, int k){</w:t>
      </w:r>
    </w:p>
    <w:p w14:paraId="5160D544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(right &gt; left) {</w:t>
      </w:r>
    </w:p>
    <w:p w14:paraId="0AE2600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2989D916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if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(right - left &gt; 600) {</w:t>
      </w:r>
    </w:p>
    <w:p w14:paraId="2859E8D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1C46AE17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 = right - left + 1;</w:t>
      </w:r>
    </w:p>
    <w:p w14:paraId="5E91795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 = k - left + 1;</w:t>
      </w:r>
    </w:p>
    <w:p w14:paraId="0DE9591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double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z = log(n);</w:t>
      </w:r>
    </w:p>
    <w:p w14:paraId="4C0BE10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double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 = 0.5 * exp(2 * z / 3);</w:t>
      </w:r>
    </w:p>
    <w:p w14:paraId="7EC4DEA6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double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sd = 0.5 * sqrt(z * s</w:t>
      </w:r>
    </w:p>
    <w:p w14:paraId="619E71F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       * (n - s) / n)</w:t>
      </w:r>
    </w:p>
    <w:p w14:paraId="16875E69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*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sign(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 - n / 2);</w:t>
      </w:r>
    </w:p>
    <w:p w14:paraId="623DACC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7319FE7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newLeft = std::max(left,</w:t>
      </w:r>
    </w:p>
    <w:p w14:paraId="474439EE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       (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)(k - i * s / n +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sd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));</w:t>
      </w:r>
    </w:p>
    <w:p w14:paraId="1F6F2E8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0758234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newRight = std::min(right,</w:t>
      </w:r>
    </w:p>
    <w:p w14:paraId="5B4DD31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        (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)(k + (n - i) * s / n</w:t>
      </w:r>
    </w:p>
    <w:p w14:paraId="53A764E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              +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sd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));</w:t>
      </w:r>
    </w:p>
    <w:p w14:paraId="57D6EC6D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6B38EAC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select(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arr, newLeft, newRight, k);</w:t>
      </w:r>
    </w:p>
    <w:p w14:paraId="01931A87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036D5EE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5DD62D6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 = arr[k];</w:t>
      </w:r>
    </w:p>
    <w:p w14:paraId="6925783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 = left;</w:t>
      </w:r>
    </w:p>
    <w:p w14:paraId="5D812FE6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j = right;</w:t>
      </w:r>
    </w:p>
    <w:p w14:paraId="401761C6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swap(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arr, left, k);</w:t>
      </w:r>
    </w:p>
    <w:p w14:paraId="5C0EACE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if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(arr[right] &gt; t) {</w:t>
      </w:r>
    </w:p>
    <w:p w14:paraId="3A0B7701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swap(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arr, left, right);</w:t>
      </w:r>
    </w:p>
    <w:p w14:paraId="64E12279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2BF4763E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5C68ECC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(i &lt; j) {</w:t>
      </w:r>
    </w:p>
    <w:p w14:paraId="4050A0B4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7031F061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swap(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arr, i, j);</w:t>
      </w:r>
    </w:p>
    <w:p w14:paraId="46DFB50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0F305D5B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j--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4D7A2C0C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62F8A6D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(arr[i] &lt; t)</w:t>
      </w:r>
    </w:p>
    <w:p w14:paraId="7825882E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2E6332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{</w:t>
      </w:r>
    </w:p>
    <w:p w14:paraId="6444AB3E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396A481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3D5C304F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}</w:t>
      </w:r>
    </w:p>
    <w:p w14:paraId="14B6290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(arr[j] &gt; t)</w:t>
      </w:r>
    </w:p>
    <w:p w14:paraId="2B4FF131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{</w:t>
      </w:r>
    </w:p>
    <w:p w14:paraId="34E4B8DF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j--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4595153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035B761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}</w:t>
      </w:r>
    </w:p>
    <w:p w14:paraId="66CCF53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5FE7272D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1D6C309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if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(arr[left] == t)</w:t>
      </w:r>
    </w:p>
    <w:p w14:paraId="67051A5E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swap(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arr, left, j);</w:t>
      </w:r>
    </w:p>
    <w:p w14:paraId="49D169C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else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{</w:t>
      </w:r>
    </w:p>
    <w:p w14:paraId="01D3EB2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j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39F04A26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swap(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arr, right, j);</w:t>
      </w:r>
    </w:p>
    <w:p w14:paraId="525962A1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4A29AEA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3C1D1ECB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if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(j &lt;= k)</w:t>
      </w:r>
    </w:p>
    <w:p w14:paraId="4433367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left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j + 1;</w:t>
      </w:r>
    </w:p>
    <w:p w14:paraId="7BBCB869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if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(k &lt;= j)</w:t>
      </w:r>
    </w:p>
    <w:p w14:paraId="11FB7DCC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right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j - 1;</w:t>
      </w:r>
    </w:p>
    <w:p w14:paraId="7815B314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7383FA67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selComparsions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292A303D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5289608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return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arr[k];</w:t>
      </w:r>
    </w:p>
    <w:p w14:paraId="143DD820" w14:textId="7B485EF2" w:rsidR="00CB3C3A" w:rsidRPr="00DD1037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335C1141" w14:textId="75562252" w:rsidR="00CB3C3A" w:rsidRDefault="00F1552C" w:rsidP="00CB3C3A">
      <w:pPr>
        <w:ind w:firstLine="0"/>
        <w:jc w:val="both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</w:t>
      </w:r>
      <w:r w:rsidR="00EB47A7">
        <w:rPr>
          <w:b/>
          <w:bCs/>
          <w:lang w:val="en-US"/>
        </w:rPr>
        <w:t>sSelect.</w:t>
      </w:r>
      <w:proofErr w:type="gramEnd"/>
    </w:p>
    <w:p w14:paraId="088B28D1" w14:textId="394206D5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uint64_t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csselectComparsions;</w:t>
      </w:r>
    </w:p>
    <w:p w14:paraId="5DA98F7F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CF2F67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getSeq(std::vector&lt;int&gt; &amp; S, int max, double c){</w:t>
      </w:r>
    </w:p>
    <w:p w14:paraId="1FE632B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if(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c &lt; 2){</w:t>
      </w:r>
    </w:p>
    <w:p w14:paraId="5D333C4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max != 1){</w:t>
      </w:r>
    </w:p>
    <w:p w14:paraId="455CD2BE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max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std::ceil((--max)/c);</w:t>
      </w:r>
    </w:p>
    <w:p w14:paraId="150D8BA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S.push_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back(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max);</w:t>
      </w:r>
    </w:p>
    <w:p w14:paraId="43B279B4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30F3BC8B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1194E549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else{</w:t>
      </w:r>
      <w:proofErr w:type="gramEnd"/>
    </w:p>
    <w:p w14:paraId="182CCB4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max != 0){</w:t>
      </w:r>
    </w:p>
    <w:p w14:paraId="097E5D2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S.push_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back(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std::ceil(max/c));</w:t>
      </w:r>
    </w:p>
    <w:p w14:paraId="2AE0E239" w14:textId="350CFDB5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max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-= std::ceil(max/c);</w:t>
      </w:r>
    </w:p>
    <w:p w14:paraId="10536DE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6BAC6F3D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51347111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63E2876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4710EF4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find_iter(int * Q, int *S, int k, int len_Q,int xy){</w:t>
      </w:r>
    </w:p>
    <w:p w14:paraId="00575147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#define F_SWAP(a,b) { int temp=(a);(a)=(b);(b)=temp; }</w:t>
      </w:r>
    </w:p>
    <w:p w14:paraId="3FD684A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a=0,  a_new, xs = 0;</w:t>
      </w:r>
    </w:p>
    <w:p w14:paraId="23AB94D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  x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=0, y=len_Q-1,n,z;</w:t>
      </w:r>
    </w:p>
    <w:p w14:paraId="0878FED4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((x!=y)&amp;&amp;(xs!=xy)){</w:t>
      </w:r>
    </w:p>
    <w:p w14:paraId="24D4C9E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csselectComparsions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+=2;</w:t>
      </w:r>
    </w:p>
    <w:p w14:paraId="1251A5C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a_new = a+S[xs];</w:t>
      </w:r>
    </w:p>
    <w:p w14:paraId="6152032F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n=x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,z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=y;</w:t>
      </w:r>
    </w:p>
    <w:p w14:paraId="225102E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(n &lt; z){</w:t>
      </w:r>
    </w:p>
    <w:p w14:paraId="18E865A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csselectComparsions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2690916F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if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(Q[n]&gt;=a_new){</w:t>
      </w:r>
    </w:p>
    <w:p w14:paraId="13281A0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csselectComparsions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047B5C0F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while(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(n&lt;z)&amp;&amp;(Q[z]&gt;=a_new)){</w:t>
      </w:r>
    </w:p>
    <w:p w14:paraId="0B8752F1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--z;</w:t>
      </w:r>
    </w:p>
    <w:p w14:paraId="61859076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csselectComparsions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+=2;</w:t>
      </w:r>
    </w:p>
    <w:p w14:paraId="5C03DF7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}</w:t>
      </w:r>
    </w:p>
    <w:p w14:paraId="1BA01DCA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    F_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SWAP(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Q[n],Q[z]);</w:t>
      </w:r>
    </w:p>
    <w:p w14:paraId="68A38E2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}</w:t>
      </w:r>
    </w:p>
    <w:p w14:paraId="6591116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++n;</w:t>
      </w:r>
    </w:p>
    <w:p w14:paraId="0954C4AE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5F9ACFD2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if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((z-x-1)&gt;=k)</w:t>
      </w:r>
    </w:p>
    <w:p w14:paraId="51239A55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{ y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=z;}</w:t>
      </w:r>
    </w:p>
    <w:p w14:paraId="5DE4900F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else</w:t>
      </w:r>
      <w:proofErr w:type="gramEnd"/>
    </w:p>
    <w:p w14:paraId="24777FD8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{ a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=a_new; k=k-z+x; x=z;}</w:t>
      </w:r>
    </w:p>
    <w:p w14:paraId="177046A1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++xs;</w:t>
      </w:r>
    </w:p>
    <w:p w14:paraId="49525B11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csselectComparsions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++;</w:t>
      </w:r>
    </w:p>
    <w:p w14:paraId="777C671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23E05F0A" w14:textId="53A0FA3C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return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Q[x];</w:t>
      </w:r>
    </w:p>
    <w:p w14:paraId="71AAD833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#undef F_SWAP</w:t>
      </w:r>
    </w:p>
    <w:p w14:paraId="4235070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075A693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32821647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int  csSelectIter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(int * a,int k, int len, int * S, int s_len){</w:t>
      </w:r>
    </w:p>
    <w:p w14:paraId="439D7257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csselectComparsions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0;</w:t>
      </w:r>
    </w:p>
    <w:p w14:paraId="0A385790" w14:textId="77777777" w:rsidR="00996255" w:rsidRPr="009962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>return</w:t>
      </w:r>
      <w:proofErr w:type="gramEnd"/>
      <w:r w:rsidRPr="00996255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find_iter(a,S,k,len,s_len);</w:t>
      </w:r>
    </w:p>
    <w:p w14:paraId="370EF693" w14:textId="2E83EEA1" w:rsidR="002A0BDF" w:rsidRPr="00174655" w:rsidRDefault="00996255" w:rsidP="00996255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</w:rPr>
      </w:pPr>
      <w:r w:rsidRPr="00AC0CD1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039FC48B" w14:textId="4E482260" w:rsidR="00107F3D" w:rsidRPr="00F670F8" w:rsidRDefault="00917D2A" w:rsidP="00BC617E">
      <w:pPr>
        <w:jc w:val="both"/>
      </w:pPr>
      <w:r>
        <w:t>В заголовке</w:t>
      </w:r>
      <w:r w:rsidR="00D47C32">
        <w:t xml:space="preserve"> таблицы</w:t>
      </w:r>
      <w:r>
        <w:t xml:space="preserve"> </w:t>
      </w:r>
      <w:r w:rsidR="00F670F8">
        <w:t>по</w:t>
      </w:r>
      <w:r>
        <w:t xml:space="preserve"> горизонтали – количество элементов в по</w:t>
      </w:r>
      <w:r w:rsidR="00F670F8">
        <w:t>сл</w:t>
      </w:r>
      <w:r>
        <w:t>едовательности.</w:t>
      </w:r>
      <w:r w:rsidR="00AC0CD1">
        <w:t xml:space="preserve"> Замеры времени производились с закомментированными счетчиками сравнений. </w:t>
      </w:r>
    </w:p>
    <w:p w14:paraId="5E6AAAE9" w14:textId="2343A7BE" w:rsidR="00FD4171" w:rsidRPr="001E37CF" w:rsidRDefault="00FD4171" w:rsidP="00FD4171">
      <w:pPr>
        <w:ind w:firstLine="0"/>
        <w:rPr>
          <w:lang w:val="en-US"/>
        </w:rPr>
      </w:pPr>
      <w:proofErr w:type="gramStart"/>
      <w:r>
        <w:rPr>
          <w:b/>
          <w:bCs/>
          <w:lang w:val="en-US"/>
        </w:rPr>
        <w:t>PipeOrgan</w:t>
      </w:r>
      <w:r w:rsidRPr="00F87244">
        <w:rPr>
          <w:b/>
          <w:bCs/>
        </w:rPr>
        <w:t>.</w:t>
      </w:r>
      <w:proofErr w:type="gramEnd"/>
      <w:r w:rsidRPr="00F87244">
        <w:rPr>
          <w:b/>
          <w:bCs/>
        </w:rPr>
        <w:t xml:space="preserve"> </w:t>
      </w:r>
      <w:r w:rsidRPr="00FD4171">
        <w:t xml:space="preserve"> </w:t>
      </w:r>
    </w:p>
    <w:p w14:paraId="27B2E705" w14:textId="72EFB13F" w:rsidR="003E3070" w:rsidRDefault="00996255" w:rsidP="00FD4171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 wp14:anchorId="706FC13C" wp14:editId="3DC73477">
            <wp:extent cx="5822315" cy="3181350"/>
            <wp:effectExtent l="0" t="0" r="6985" b="0"/>
            <wp:docPr id="29" name="Диаграмма 29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D34D11D-0C3F-4259-9069-14674F0DA0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24A5925E" w14:textId="26E6010F" w:rsidR="00FD4171" w:rsidRDefault="00F87244" w:rsidP="00F87244">
      <w:pPr>
        <w:pStyle w:val="af2"/>
        <w:ind w:firstLine="0"/>
        <w:jc w:val="center"/>
      </w:pPr>
      <w:r>
        <w:t xml:space="preserve">Рис. 24 – </w:t>
      </w:r>
      <w:del w:id="131" w:author="Admin" w:date="2021-06-17T13:43:00Z">
        <w:r w:rsidDel="00F86FDD">
          <w:delText>сравнение</w:delText>
        </w:r>
        <w:r w:rsidR="00996255" w:rsidRPr="00996255" w:rsidDel="00F86FDD">
          <w:delText xml:space="preserve"> </w:delText>
        </w:r>
      </w:del>
      <w:ins w:id="132" w:author="Admin" w:date="2021-06-17T13:43:00Z">
        <w:r w:rsidR="00F86FDD">
          <w:t>Сравнение</w:t>
        </w:r>
        <w:r w:rsidR="00F86FDD" w:rsidRPr="00996255">
          <w:t xml:space="preserve"> </w:t>
        </w:r>
      </w:ins>
      <w:r w:rsidR="00C22865">
        <w:t>времени</w:t>
      </w:r>
      <w:r>
        <w:t xml:space="preserve"> работы алгоритмов на последовательности </w:t>
      </w:r>
      <w:r>
        <w:rPr>
          <w:lang w:val="en-US"/>
        </w:rPr>
        <w:t>PipeOrgan</w:t>
      </w:r>
      <w:r w:rsidRPr="00F87244">
        <w:t>.</w:t>
      </w:r>
    </w:p>
    <w:p w14:paraId="3753F6AA" w14:textId="2B2AB0D9" w:rsidR="00C22865" w:rsidRDefault="00C22865" w:rsidP="00F87244">
      <w:pPr>
        <w:pStyle w:val="af2"/>
        <w:ind w:firstLine="0"/>
        <w:jc w:val="center"/>
      </w:pPr>
    </w:p>
    <w:p w14:paraId="1FCF4D8D" w14:textId="6EDED018" w:rsidR="00C22865" w:rsidRDefault="00C22865" w:rsidP="00F87244">
      <w:pPr>
        <w:pStyle w:val="af2"/>
        <w:ind w:firstLine="0"/>
        <w:jc w:val="center"/>
      </w:pPr>
    </w:p>
    <w:p w14:paraId="74E2198F" w14:textId="20FB7212" w:rsidR="00C22865" w:rsidRDefault="00C22865" w:rsidP="00F87244">
      <w:pPr>
        <w:pStyle w:val="af2"/>
        <w:ind w:firstLine="0"/>
        <w:jc w:val="center"/>
      </w:pPr>
    </w:p>
    <w:p w14:paraId="6953DE66" w14:textId="53A68124" w:rsidR="00C22865" w:rsidRDefault="00317A1B" w:rsidP="00F87244">
      <w:pPr>
        <w:pStyle w:val="af2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5B53133" wp14:editId="144CDEFC">
            <wp:extent cx="5822683" cy="3738004"/>
            <wp:effectExtent l="0" t="0" r="6985" b="15240"/>
            <wp:docPr id="35" name="Диаграмма 35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4B704E92-7A94-48B1-AD70-0E6B37714EB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49184AF0" w14:textId="142B711B" w:rsidR="00C22865" w:rsidRDefault="00C22865" w:rsidP="00317A1B">
      <w:pPr>
        <w:pStyle w:val="af2"/>
        <w:ind w:firstLine="0"/>
        <w:jc w:val="center"/>
      </w:pPr>
      <w:r>
        <w:t xml:space="preserve">Рис. 25 – </w:t>
      </w:r>
      <w:del w:id="133" w:author="Admin" w:date="2021-06-17T13:44:00Z">
        <w:r w:rsidDel="00F86FDD">
          <w:delText>сравнение</w:delText>
        </w:r>
        <w:r w:rsidRPr="00996255" w:rsidDel="00F86FDD">
          <w:delText xml:space="preserve"> </w:delText>
        </w:r>
      </w:del>
      <w:ins w:id="134" w:author="Admin" w:date="2021-06-17T13:44:00Z">
        <w:r w:rsidR="00F86FDD">
          <w:t>Оценка</w:t>
        </w:r>
        <w:r w:rsidR="00F86FDD" w:rsidRPr="00996255">
          <w:t xml:space="preserve"> </w:t>
        </w:r>
      </w:ins>
      <w:r>
        <w:t xml:space="preserve">количества сравнений алгоритмов на последовательности </w:t>
      </w:r>
      <w:r>
        <w:rPr>
          <w:lang w:val="en-US"/>
        </w:rPr>
        <w:t>PipeOrgan</w:t>
      </w:r>
      <w:r w:rsidRPr="00F87244">
        <w:t>.</w:t>
      </w:r>
    </w:p>
    <w:p w14:paraId="1C6CD576" w14:textId="77777777" w:rsidR="00107F3D" w:rsidRDefault="001E37CF" w:rsidP="001E37CF">
      <w:pPr>
        <w:pStyle w:val="af2"/>
        <w:ind w:firstLine="0"/>
        <w:rPr>
          <w:b/>
          <w:bCs/>
          <w:lang w:val="en-US"/>
        </w:rPr>
      </w:pPr>
      <w:r>
        <w:rPr>
          <w:b/>
          <w:bCs/>
          <w:lang w:val="en-US"/>
        </w:rPr>
        <w:t>M3Killer.</w:t>
      </w:r>
    </w:p>
    <w:p w14:paraId="2D292AB3" w14:textId="631B387E" w:rsidR="001E37CF" w:rsidRDefault="00996255" w:rsidP="001E37CF">
      <w:pPr>
        <w:pStyle w:val="af2"/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6533089" wp14:editId="546DE259">
            <wp:extent cx="5830570" cy="3343275"/>
            <wp:effectExtent l="0" t="0" r="17780" b="9525"/>
            <wp:docPr id="30" name="Диаграмма 30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BF0EFDF-CEA1-4B3F-ADF3-3DDDFB76965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1"/>
              </a:graphicData>
            </a:graphic>
          </wp:inline>
        </w:drawing>
      </w:r>
    </w:p>
    <w:p w14:paraId="0DA62ECF" w14:textId="6AFE6A89" w:rsidR="001E37CF" w:rsidRDefault="001E37CF" w:rsidP="001E37CF">
      <w:pPr>
        <w:pStyle w:val="af2"/>
        <w:ind w:firstLine="0"/>
        <w:jc w:val="center"/>
      </w:pPr>
      <w:r>
        <w:lastRenderedPageBreak/>
        <w:t>Рис. 2</w:t>
      </w:r>
      <w:r w:rsidR="00317A1B">
        <w:t>6</w:t>
      </w:r>
      <w:r>
        <w:t xml:space="preserve"> - </w:t>
      </w:r>
      <w:r w:rsidR="00853D18">
        <w:t xml:space="preserve">сравнение </w:t>
      </w:r>
      <w:r w:rsidR="006204B5">
        <w:t xml:space="preserve">времени </w:t>
      </w:r>
      <w:r w:rsidR="00853D18">
        <w:t xml:space="preserve">работы алгоритмов на последовательности </w:t>
      </w:r>
      <w:r w:rsidR="00853D18">
        <w:rPr>
          <w:lang w:val="en-US"/>
        </w:rPr>
        <w:t>m</w:t>
      </w:r>
      <w:r w:rsidR="00853D18" w:rsidRPr="00853D18">
        <w:t>3</w:t>
      </w:r>
      <w:r w:rsidR="00853D18">
        <w:rPr>
          <w:lang w:val="en-US"/>
        </w:rPr>
        <w:t>Killer</w:t>
      </w:r>
      <w:r w:rsidR="00853D18" w:rsidRPr="00853D18">
        <w:t>.</w:t>
      </w:r>
    </w:p>
    <w:p w14:paraId="0655BF64" w14:textId="354F65A0" w:rsidR="00317A1B" w:rsidRDefault="00317A1B" w:rsidP="001E37CF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59E4932E" wp14:editId="4F900FE2">
            <wp:extent cx="5830570" cy="3771900"/>
            <wp:effectExtent l="0" t="0" r="17780" b="0"/>
            <wp:docPr id="37" name="Диаграмма 37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0DBED136-0C53-4F5C-BC36-4E93226B3A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inline>
        </w:drawing>
      </w:r>
    </w:p>
    <w:p w14:paraId="41FA7980" w14:textId="20896222" w:rsidR="00317A1B" w:rsidRDefault="00317A1B" w:rsidP="0074520E">
      <w:pPr>
        <w:pStyle w:val="af2"/>
        <w:ind w:firstLine="0"/>
        <w:jc w:val="center"/>
      </w:pPr>
      <w:r>
        <w:t xml:space="preserve">Рис. 27 - </w:t>
      </w:r>
      <w:del w:id="135" w:author="Admin" w:date="2021-06-17T13:45:00Z">
        <w:r w:rsidDel="00F86FDD">
          <w:delText xml:space="preserve">сравнение </w:delText>
        </w:r>
      </w:del>
      <w:ins w:id="136" w:author="Admin" w:date="2021-06-17T13:45:00Z">
        <w:r w:rsidR="00F86FDD">
          <w:t xml:space="preserve">Оценка </w:t>
        </w:r>
      </w:ins>
      <w:r w:rsidR="006204B5">
        <w:t xml:space="preserve">количества сравнений </w:t>
      </w:r>
      <w:r>
        <w:t xml:space="preserve">на </w:t>
      </w:r>
      <w:commentRangeStart w:id="137"/>
      <w:r>
        <w:t>последовательности</w:t>
      </w:r>
      <w:commentRangeEnd w:id="137"/>
      <w:r w:rsidR="00852EC8">
        <w:rPr>
          <w:rStyle w:val="a6"/>
          <w:rFonts w:eastAsiaTheme="minorHAnsi" w:cstheme="minorBidi"/>
          <w:lang w:eastAsia="en-US"/>
        </w:rPr>
        <w:commentReference w:id="137"/>
      </w:r>
      <w:r>
        <w:t xml:space="preserve"> </w:t>
      </w:r>
      <w:r>
        <w:rPr>
          <w:lang w:val="en-US"/>
        </w:rPr>
        <w:t>m</w:t>
      </w:r>
      <w:r w:rsidRPr="00853D18">
        <w:t>3</w:t>
      </w:r>
      <w:r>
        <w:rPr>
          <w:lang w:val="en-US"/>
        </w:rPr>
        <w:t>Killer</w:t>
      </w:r>
      <w:r w:rsidRPr="00853D18">
        <w:t>.</w:t>
      </w:r>
    </w:p>
    <w:p w14:paraId="263E78B5" w14:textId="5EF569D4" w:rsidR="00180141" w:rsidRPr="00180141" w:rsidRDefault="00180141" w:rsidP="00180141">
      <w:pPr>
        <w:pStyle w:val="af2"/>
        <w:ind w:firstLine="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PipeOrganMX.</w:t>
      </w:r>
      <w:proofErr w:type="gramEnd"/>
    </w:p>
    <w:p w14:paraId="0707EDDF" w14:textId="4D28F61A" w:rsidR="00F87244" w:rsidRDefault="00996255" w:rsidP="00F87244">
      <w:pPr>
        <w:pStyle w:val="af2"/>
        <w:ind w:firstLine="0"/>
      </w:pPr>
      <w:r>
        <w:rPr>
          <w:noProof/>
        </w:rPr>
        <w:lastRenderedPageBreak/>
        <w:drawing>
          <wp:inline distT="0" distB="0" distL="0" distR="0" wp14:anchorId="37761A5D" wp14:editId="6794D2C7">
            <wp:extent cx="5830703" cy="3638549"/>
            <wp:effectExtent l="0" t="0" r="17780" b="635"/>
            <wp:docPr id="31" name="Диаграмма 31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8357C6F-0390-44C2-BFF8-990E94DA81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3"/>
              </a:graphicData>
            </a:graphic>
          </wp:inline>
        </w:drawing>
      </w:r>
    </w:p>
    <w:p w14:paraId="26862562" w14:textId="17FA8EE5" w:rsidR="003E5B02" w:rsidRPr="0074520E" w:rsidRDefault="003E5B02" w:rsidP="003E5B02">
      <w:pPr>
        <w:pStyle w:val="af2"/>
        <w:ind w:firstLine="0"/>
        <w:jc w:val="center"/>
        <w:rPr>
          <w:szCs w:val="28"/>
        </w:rPr>
      </w:pPr>
      <w:r w:rsidRPr="0074520E">
        <w:rPr>
          <w:szCs w:val="28"/>
        </w:rPr>
        <w:t>Рис. 2</w:t>
      </w:r>
      <w:r w:rsidR="0074520E" w:rsidRPr="0074520E">
        <w:rPr>
          <w:szCs w:val="28"/>
        </w:rPr>
        <w:t>8</w:t>
      </w:r>
      <w:r w:rsidRPr="0074520E">
        <w:rPr>
          <w:szCs w:val="28"/>
        </w:rPr>
        <w:t xml:space="preserve"> </w:t>
      </w:r>
      <w:r w:rsidR="00351FF2" w:rsidRPr="0074520E">
        <w:rPr>
          <w:szCs w:val="28"/>
        </w:rPr>
        <w:t xml:space="preserve"> – с</w:t>
      </w:r>
      <w:r w:rsidRPr="0074520E">
        <w:rPr>
          <w:szCs w:val="28"/>
        </w:rPr>
        <w:t>равнение</w:t>
      </w:r>
      <w:r w:rsidR="00087CD6">
        <w:rPr>
          <w:szCs w:val="28"/>
        </w:rPr>
        <w:t xml:space="preserve"> времени</w:t>
      </w:r>
      <w:r w:rsidRPr="0074520E">
        <w:rPr>
          <w:szCs w:val="28"/>
        </w:rPr>
        <w:t xml:space="preserve"> работы алгоритмов на последовательности </w:t>
      </w:r>
      <w:r w:rsidRPr="0074520E">
        <w:rPr>
          <w:szCs w:val="28"/>
          <w:lang w:val="en-US"/>
        </w:rPr>
        <w:t>PipeOrgan</w:t>
      </w:r>
      <w:r w:rsidR="00940A08" w:rsidRPr="0074520E">
        <w:rPr>
          <w:szCs w:val="28"/>
          <w:lang w:val="en-US"/>
        </w:rPr>
        <w:t>MX</w:t>
      </w:r>
      <w:r w:rsidR="00B814BF" w:rsidRPr="0074520E">
        <w:rPr>
          <w:szCs w:val="28"/>
        </w:rPr>
        <w:t>.</w:t>
      </w:r>
    </w:p>
    <w:p w14:paraId="2336709D" w14:textId="3C6B37B2" w:rsidR="0074520E" w:rsidRDefault="0074520E" w:rsidP="003E5B02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2F8EF0FC" wp14:editId="7588E421">
            <wp:extent cx="5830703" cy="3638549"/>
            <wp:effectExtent l="0" t="0" r="17780" b="635"/>
            <wp:docPr id="38" name="Диаграмма 38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BEEDDA1-8971-4116-9BFC-3E27F7821DB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4"/>
              </a:graphicData>
            </a:graphic>
          </wp:inline>
        </w:drawing>
      </w:r>
    </w:p>
    <w:p w14:paraId="78448E17" w14:textId="297C89EC" w:rsidR="0074520E" w:rsidRPr="0074520E" w:rsidRDefault="0074520E" w:rsidP="003E5B02">
      <w:pPr>
        <w:pStyle w:val="af2"/>
        <w:ind w:firstLine="0"/>
        <w:jc w:val="center"/>
      </w:pPr>
      <w:r w:rsidRPr="00940A08">
        <w:rPr>
          <w:sz w:val="27"/>
          <w:szCs w:val="27"/>
        </w:rPr>
        <w:t>Рис. 2</w:t>
      </w:r>
      <w:r>
        <w:rPr>
          <w:sz w:val="27"/>
          <w:szCs w:val="27"/>
        </w:rPr>
        <w:t>9</w:t>
      </w:r>
      <w:r w:rsidRPr="00940A08">
        <w:rPr>
          <w:sz w:val="27"/>
          <w:szCs w:val="27"/>
        </w:rPr>
        <w:t xml:space="preserve">  – </w:t>
      </w:r>
      <w:del w:id="138" w:author="Admin" w:date="2021-06-17T13:46:00Z">
        <w:r w:rsidRPr="0074520E" w:rsidDel="00852EC8">
          <w:rPr>
            <w:szCs w:val="28"/>
          </w:rPr>
          <w:delText xml:space="preserve">сравнение </w:delText>
        </w:r>
      </w:del>
      <w:ins w:id="139" w:author="Admin" w:date="2021-06-17T13:46:00Z">
        <w:r w:rsidR="00852EC8">
          <w:rPr>
            <w:szCs w:val="28"/>
          </w:rPr>
          <w:t>Оценка</w:t>
        </w:r>
        <w:r w:rsidR="00852EC8" w:rsidRPr="0074520E">
          <w:rPr>
            <w:szCs w:val="28"/>
          </w:rPr>
          <w:t xml:space="preserve"> </w:t>
        </w:r>
      </w:ins>
      <w:r w:rsidRPr="0074520E">
        <w:rPr>
          <w:szCs w:val="28"/>
        </w:rPr>
        <w:t xml:space="preserve">количества сравнений на </w:t>
      </w:r>
      <w:commentRangeStart w:id="140"/>
      <w:r w:rsidRPr="0074520E">
        <w:rPr>
          <w:szCs w:val="28"/>
        </w:rPr>
        <w:t>последовательности</w:t>
      </w:r>
      <w:commentRangeEnd w:id="140"/>
      <w:r w:rsidR="00852EC8">
        <w:rPr>
          <w:rStyle w:val="a6"/>
          <w:rFonts w:eastAsiaTheme="minorHAnsi" w:cstheme="minorBidi"/>
          <w:lang w:eastAsia="en-US"/>
        </w:rPr>
        <w:commentReference w:id="140"/>
      </w:r>
      <w:r w:rsidRPr="0074520E">
        <w:rPr>
          <w:szCs w:val="28"/>
        </w:rPr>
        <w:t xml:space="preserve"> </w:t>
      </w:r>
      <w:proofErr w:type="spellStart"/>
      <w:r w:rsidRPr="0074520E">
        <w:rPr>
          <w:szCs w:val="28"/>
          <w:lang w:val="en-US"/>
        </w:rPr>
        <w:t>PipeOrganMX</w:t>
      </w:r>
      <w:proofErr w:type="spellEnd"/>
      <w:r w:rsidRPr="0074520E">
        <w:rPr>
          <w:szCs w:val="28"/>
        </w:rPr>
        <w:t>.</w:t>
      </w:r>
    </w:p>
    <w:p w14:paraId="4C108FE9" w14:textId="2B5733B3" w:rsidR="00940A08" w:rsidRPr="00940A08" w:rsidRDefault="00940A08" w:rsidP="00940A08">
      <w:pPr>
        <w:pStyle w:val="af2"/>
        <w:ind w:firstLine="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UnevenSeq.</w:t>
      </w:r>
      <w:proofErr w:type="gramEnd"/>
    </w:p>
    <w:p w14:paraId="154E4F8D" w14:textId="01676716" w:rsidR="00B814BF" w:rsidRDefault="00E752EF" w:rsidP="003E5B02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76EA5DE0" wp14:editId="5C4A555E">
            <wp:extent cx="5830570" cy="3448050"/>
            <wp:effectExtent l="0" t="0" r="17780" b="0"/>
            <wp:docPr id="40" name="Диаграмма 40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E5C35AA5-08CA-45DB-A029-6D564034166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5"/>
              </a:graphicData>
            </a:graphic>
          </wp:inline>
        </w:drawing>
      </w:r>
    </w:p>
    <w:p w14:paraId="35B85C67" w14:textId="0A10E861" w:rsidR="00351FF2" w:rsidRDefault="00351FF2" w:rsidP="003E5B02">
      <w:pPr>
        <w:pStyle w:val="af2"/>
        <w:ind w:firstLine="0"/>
        <w:jc w:val="center"/>
      </w:pPr>
      <w:r>
        <w:t xml:space="preserve">Рис. </w:t>
      </w:r>
      <w:r w:rsidR="008C601D">
        <w:t>30</w:t>
      </w:r>
      <w:r>
        <w:t xml:space="preserve"> – сравнение</w:t>
      </w:r>
      <w:r w:rsidR="0074520E">
        <w:t xml:space="preserve">  времени</w:t>
      </w:r>
      <w:r>
        <w:t xml:space="preserve"> работы </w:t>
      </w:r>
      <w:r w:rsidR="00875365">
        <w:t xml:space="preserve">алгоритмов на последовательности </w:t>
      </w:r>
      <w:r w:rsidR="00875365">
        <w:rPr>
          <w:lang w:val="en-US"/>
        </w:rPr>
        <w:t>unevenSeq</w:t>
      </w:r>
      <w:r w:rsidR="00875365" w:rsidRPr="00875365">
        <w:t>.</w:t>
      </w:r>
    </w:p>
    <w:p w14:paraId="45AF889C" w14:textId="7AF711E6" w:rsidR="00D25711" w:rsidRDefault="00D25711" w:rsidP="003E5B02">
      <w:pPr>
        <w:pStyle w:val="af2"/>
        <w:ind w:firstLine="0"/>
        <w:jc w:val="center"/>
      </w:pPr>
      <w:r>
        <w:rPr>
          <w:noProof/>
        </w:rPr>
        <w:drawing>
          <wp:inline distT="0" distB="0" distL="0" distR="0" wp14:anchorId="1739F762" wp14:editId="4CD468E0">
            <wp:extent cx="5830703" cy="3695700"/>
            <wp:effectExtent l="0" t="0" r="17780" b="0"/>
            <wp:docPr id="39" name="Диаграмма 39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879ABE66-E268-409A-BCA5-92FE721B81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6"/>
              </a:graphicData>
            </a:graphic>
          </wp:inline>
        </w:drawing>
      </w:r>
    </w:p>
    <w:p w14:paraId="5980333A" w14:textId="5BE89729" w:rsidR="00D25711" w:rsidRDefault="00D25711" w:rsidP="00D25711">
      <w:pPr>
        <w:pStyle w:val="af2"/>
        <w:ind w:firstLine="0"/>
        <w:jc w:val="center"/>
      </w:pPr>
      <w:r>
        <w:lastRenderedPageBreak/>
        <w:t xml:space="preserve">Рис. 31 – </w:t>
      </w:r>
      <w:del w:id="141" w:author="Admin" w:date="2021-06-17T13:47:00Z">
        <w:r w:rsidDel="00852EC8">
          <w:delText xml:space="preserve">сравнение  </w:delText>
        </w:r>
      </w:del>
      <w:ins w:id="142" w:author="Admin" w:date="2021-06-17T13:47:00Z">
        <w:r w:rsidR="00852EC8">
          <w:t>Оценка</w:t>
        </w:r>
        <w:r w:rsidR="00852EC8">
          <w:t xml:space="preserve">  </w:t>
        </w:r>
      </w:ins>
      <w:r>
        <w:t xml:space="preserve">количества сравнений алгоритмов на последовательности </w:t>
      </w:r>
      <w:commentRangeStart w:id="143"/>
      <w:proofErr w:type="spellStart"/>
      <w:r>
        <w:rPr>
          <w:lang w:val="en-US"/>
        </w:rPr>
        <w:t>unevenSeq</w:t>
      </w:r>
      <w:commentRangeEnd w:id="143"/>
      <w:proofErr w:type="spellEnd"/>
      <w:r w:rsidR="00852EC8">
        <w:rPr>
          <w:rStyle w:val="a6"/>
          <w:rFonts w:eastAsiaTheme="minorHAnsi" w:cstheme="minorBidi"/>
          <w:lang w:eastAsia="en-US"/>
        </w:rPr>
        <w:commentReference w:id="143"/>
      </w:r>
      <w:r w:rsidRPr="00875365">
        <w:t>.</w:t>
      </w:r>
    </w:p>
    <w:p w14:paraId="73769DDC" w14:textId="1A930056" w:rsidR="00D25711" w:rsidRDefault="000164B0" w:rsidP="000164B0">
      <w:pPr>
        <w:pStyle w:val="af2"/>
        <w:ind w:firstLine="0"/>
        <w:rPr>
          <w:b/>
          <w:bCs/>
        </w:rPr>
      </w:pPr>
      <w:r>
        <w:rPr>
          <w:b/>
          <w:bCs/>
        </w:rPr>
        <w:t>0-255.</w:t>
      </w:r>
    </w:p>
    <w:p w14:paraId="148098F8" w14:textId="657E1609" w:rsidR="000164B0" w:rsidRDefault="000853CB" w:rsidP="000164B0">
      <w:pPr>
        <w:pStyle w:val="af2"/>
        <w:ind w:firstLine="0"/>
      </w:pPr>
      <w:r>
        <w:rPr>
          <w:noProof/>
        </w:rPr>
        <w:drawing>
          <wp:inline distT="0" distB="0" distL="0" distR="0" wp14:anchorId="2A0394CC" wp14:editId="2B7F00DA">
            <wp:extent cx="5869305" cy="3238500"/>
            <wp:effectExtent l="0" t="0" r="17145" b="0"/>
            <wp:docPr id="42" name="Диаграмма 42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D8074AA3-390B-4169-A6B9-34C183B9533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7"/>
              </a:graphicData>
            </a:graphic>
          </wp:inline>
        </w:drawing>
      </w:r>
    </w:p>
    <w:p w14:paraId="09EA48A8" w14:textId="08BABC7F" w:rsidR="00AF3455" w:rsidRDefault="000853CB" w:rsidP="00AF3455">
      <w:pPr>
        <w:pStyle w:val="af2"/>
        <w:spacing w:line="240" w:lineRule="auto"/>
        <w:ind w:firstLine="0"/>
        <w:jc w:val="center"/>
      </w:pPr>
      <w:r>
        <w:t>Рис. 3</w:t>
      </w:r>
      <w:r w:rsidR="00740C99">
        <w:t>2</w:t>
      </w:r>
      <w:r>
        <w:t xml:space="preserve"> – сравнение  времени работы алгоритмов на последовательности </w:t>
      </w:r>
    </w:p>
    <w:p w14:paraId="6BACE3CD" w14:textId="15DAE75B" w:rsidR="000853CB" w:rsidRDefault="00EE60A3" w:rsidP="00AF3455">
      <w:pPr>
        <w:pStyle w:val="af2"/>
        <w:spacing w:line="240" w:lineRule="auto"/>
        <w:ind w:firstLine="0"/>
        <w:jc w:val="center"/>
      </w:pPr>
      <w:r>
        <w:t>0-255</w:t>
      </w:r>
      <w:r w:rsidR="000853CB" w:rsidRPr="00875365">
        <w:t>.</w:t>
      </w:r>
    </w:p>
    <w:p w14:paraId="31203801" w14:textId="1BD55BA8" w:rsidR="000853CB" w:rsidRDefault="000853CB" w:rsidP="000164B0">
      <w:pPr>
        <w:pStyle w:val="af2"/>
        <w:ind w:firstLine="0"/>
      </w:pPr>
      <w:r>
        <w:rPr>
          <w:noProof/>
        </w:rPr>
        <w:drawing>
          <wp:inline distT="0" distB="0" distL="0" distR="0" wp14:anchorId="29A59CAD" wp14:editId="25B8074D">
            <wp:extent cx="5869362" cy="3695700"/>
            <wp:effectExtent l="0" t="0" r="17145" b="0"/>
            <wp:docPr id="43" name="Диаграмма 43">
              <a:extLst xmlns:a="http://schemas.openxmlformats.org/drawingml/2006/main">
                <a:ext uri="{FF2B5EF4-FFF2-40B4-BE49-F238E27FC236}">
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2342016C-EF50-4071-BB78-733F6BED6D7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632A0383" w14:textId="16775E5E" w:rsidR="000853CB" w:rsidRPr="000164B0" w:rsidRDefault="000853CB" w:rsidP="002707BB">
      <w:pPr>
        <w:pStyle w:val="af2"/>
        <w:ind w:firstLine="0"/>
        <w:jc w:val="center"/>
      </w:pPr>
      <w:r>
        <w:lastRenderedPageBreak/>
        <w:t>Рис. 3</w:t>
      </w:r>
      <w:r w:rsidR="00740C99">
        <w:t>3</w:t>
      </w:r>
      <w:r>
        <w:t xml:space="preserve"> – </w:t>
      </w:r>
      <w:del w:id="144" w:author="Admin" w:date="2021-06-17T13:48:00Z">
        <w:r w:rsidDel="00852EC8">
          <w:delText xml:space="preserve">сравнение  </w:delText>
        </w:r>
      </w:del>
      <w:ins w:id="145" w:author="Admin" w:date="2021-06-17T13:48:00Z">
        <w:r w:rsidR="00852EC8">
          <w:t>Оценка</w:t>
        </w:r>
        <w:r w:rsidR="00852EC8">
          <w:t xml:space="preserve">  </w:t>
        </w:r>
      </w:ins>
      <w:r>
        <w:t xml:space="preserve">количества </w:t>
      </w:r>
      <w:commentRangeStart w:id="146"/>
      <w:r>
        <w:t>сравнений алгоритмов на последовательност</w:t>
      </w:r>
      <w:r w:rsidR="00AF3455">
        <w:t>и</w:t>
      </w:r>
      <w:r>
        <w:t xml:space="preserve"> 0-255</w:t>
      </w:r>
      <w:r w:rsidRPr="00875365">
        <w:t>.</w:t>
      </w:r>
      <w:commentRangeEnd w:id="146"/>
      <w:r w:rsidR="00852EC8">
        <w:rPr>
          <w:rStyle w:val="a6"/>
          <w:rFonts w:eastAsiaTheme="minorHAnsi" w:cstheme="minorBidi"/>
          <w:lang w:eastAsia="en-US"/>
        </w:rPr>
        <w:commentReference w:id="146"/>
      </w:r>
    </w:p>
    <w:p w14:paraId="36A55F90" w14:textId="1DC717A6" w:rsidR="00B9454C" w:rsidRDefault="00B9454C" w:rsidP="001E7792">
      <w:pPr>
        <w:pStyle w:val="2"/>
        <w:jc w:val="center"/>
      </w:pPr>
      <w:bookmarkStart w:id="148" w:name="_Toc74787715"/>
      <w:r>
        <w:t>Вывод</w:t>
      </w:r>
      <w:r w:rsidR="00EB3291">
        <w:t>ы</w:t>
      </w:r>
      <w:r>
        <w:t xml:space="preserve"> по </w:t>
      </w:r>
      <w:r w:rsidR="00620A40">
        <w:t>разделу</w:t>
      </w:r>
      <w:bookmarkEnd w:id="148"/>
    </w:p>
    <w:p w14:paraId="400408D6" w14:textId="5FC7A8E3" w:rsidR="00C424E1" w:rsidRDefault="00966449" w:rsidP="00966449">
      <w:pPr>
        <w:jc w:val="both"/>
        <w:rPr>
          <w:bCs/>
        </w:rPr>
      </w:pPr>
      <w:r>
        <w:rPr>
          <w:bCs/>
        </w:rPr>
        <w:t xml:space="preserve">В рамках третьего раздела были реализованы алгоритмы генерации </w:t>
      </w:r>
      <w:r w:rsidR="00087294">
        <w:rPr>
          <w:bCs/>
        </w:rPr>
        <w:t xml:space="preserve">тестовых </w:t>
      </w:r>
      <w:r>
        <w:rPr>
          <w:bCs/>
        </w:rPr>
        <w:t xml:space="preserve">последовательностей, алгоритмы сортировки и выбора. </w:t>
      </w:r>
    </w:p>
    <w:p w14:paraId="544C8779" w14:textId="1B4EFF0D" w:rsidR="00966449" w:rsidRDefault="00966449" w:rsidP="00966449">
      <w:pPr>
        <w:jc w:val="both"/>
        <w:rPr>
          <w:bCs/>
        </w:rPr>
      </w:pPr>
      <w:r>
        <w:rPr>
          <w:bCs/>
        </w:rPr>
        <w:t xml:space="preserve">Алгоритмы сортировки были протестированы на всех последовательностях, по результатам тестов были составлены графики. </w:t>
      </w:r>
    </w:p>
    <w:p w14:paraId="409B5616" w14:textId="61F3B403" w:rsidR="00587CE9" w:rsidRPr="00174655" w:rsidRDefault="00587CE9" w:rsidP="00966449">
      <w:pPr>
        <w:jc w:val="both"/>
        <w:rPr>
          <w:bCs/>
        </w:rPr>
      </w:pPr>
      <w:r>
        <w:rPr>
          <w:bCs/>
        </w:rPr>
        <w:t>Существующие алгоритмы сортировки сопоставимы по скорости работы с предложенным алгоритмом на случайных и неравномерных последовательностях</w:t>
      </w:r>
      <w:r w:rsidR="00122CEB">
        <w:rPr>
          <w:bCs/>
        </w:rPr>
        <w:t xml:space="preserve">, основное достоинство </w:t>
      </w:r>
      <w:r w:rsidR="00122CEB">
        <w:rPr>
          <w:bCs/>
          <w:lang w:val="en-US"/>
        </w:rPr>
        <w:t>CsS</w:t>
      </w:r>
      <w:r w:rsidR="00691766">
        <w:rPr>
          <w:bCs/>
          <w:lang w:val="en-US"/>
        </w:rPr>
        <w:t>ort</w:t>
      </w:r>
      <w:r w:rsidR="00122CEB" w:rsidRPr="00122CEB">
        <w:rPr>
          <w:bCs/>
        </w:rPr>
        <w:t xml:space="preserve"> </w:t>
      </w:r>
      <w:r w:rsidR="00122CEB">
        <w:rPr>
          <w:bCs/>
        </w:rPr>
        <w:t>–</w:t>
      </w:r>
      <w:r w:rsidR="00122CEB" w:rsidRPr="00122CEB">
        <w:rPr>
          <w:bCs/>
        </w:rPr>
        <w:t xml:space="preserve"> </w:t>
      </w:r>
      <w:r w:rsidR="00122CEB">
        <w:rPr>
          <w:bCs/>
        </w:rPr>
        <w:t xml:space="preserve">возможность </w:t>
      </w:r>
      <w:r w:rsidR="009F6874">
        <w:rPr>
          <w:bCs/>
        </w:rPr>
        <w:t>почти кратного увеличения производительности при повышении потоков исполнения.</w:t>
      </w:r>
    </w:p>
    <w:p w14:paraId="4265DB79" w14:textId="647D08A9" w:rsidR="00966449" w:rsidRDefault="00993277" w:rsidP="00966449">
      <w:pPr>
        <w:jc w:val="both"/>
        <w:rPr>
          <w:bCs/>
        </w:rPr>
      </w:pPr>
      <w:r>
        <w:rPr>
          <w:bCs/>
        </w:rPr>
        <w:t>Для алгоритмов выбора были реализованы специфичные генераторы последовательностей, для указания слабых сторон тех или иных алгоритмов. Для каждой последовательности были проведены тесты и на основании их результатов построены графики.</w:t>
      </w:r>
    </w:p>
    <w:p w14:paraId="550AD30A" w14:textId="2A8A7E5C" w:rsidR="00587CE9" w:rsidRDefault="00587CE9" w:rsidP="00587CE9">
      <w:pPr>
        <w:jc w:val="both"/>
      </w:pPr>
      <w:r>
        <w:t xml:space="preserve">Существующие алгоритмы выбора отлично показывают себя на неравномерных последовательностях, которые являются худшим случаем для алгоритма </w:t>
      </w:r>
      <w:r>
        <w:rPr>
          <w:lang w:val="en-US"/>
        </w:rPr>
        <w:t>CsS</w:t>
      </w:r>
      <w:r w:rsidR="00086E9F">
        <w:rPr>
          <w:lang w:val="en-US"/>
        </w:rPr>
        <w:t>elect</w:t>
      </w:r>
      <w:r w:rsidRPr="00422E7C">
        <w:t xml:space="preserve">. </w:t>
      </w:r>
      <w:r>
        <w:t xml:space="preserve">На </w:t>
      </w:r>
      <w:proofErr w:type="gramStart"/>
      <w:r>
        <w:t>худших</w:t>
      </w:r>
      <w:proofErr w:type="gramEnd"/>
      <w:r>
        <w:t xml:space="preserve"> для алгоритма Флойда-Ривеста </w:t>
      </w:r>
      <w:r w:rsidR="00086E9F">
        <w:rPr>
          <w:lang w:val="en-US"/>
        </w:rPr>
        <w:t>CsSelect</w:t>
      </w:r>
      <w:r w:rsidR="00086E9F">
        <w:t xml:space="preserve"> </w:t>
      </w:r>
      <w:r>
        <w:t>справляется лучше. Таким образом</w:t>
      </w:r>
      <w:r w:rsidR="0049657E" w:rsidRPr="00341AD1">
        <w:t>,</w:t>
      </w:r>
      <w:r>
        <w:t xml:space="preserve"> можно сказать, что использование порождающих последовательностей вместе с существующими алгоритмами может породить алгоритмы без худших случаев.</w:t>
      </w:r>
    </w:p>
    <w:p w14:paraId="3FDEADF1" w14:textId="77777777" w:rsidR="00366A6F" w:rsidRDefault="00366A6F">
      <w:pPr>
        <w:spacing w:line="259" w:lineRule="auto"/>
        <w:ind w:firstLine="0"/>
        <w:rPr>
          <w:rFonts w:eastAsiaTheme="majorEastAsia" w:cs="Times New Roman"/>
          <w:b/>
          <w:bCs/>
          <w:color w:val="000000" w:themeColor="text1"/>
          <w:szCs w:val="28"/>
        </w:rPr>
      </w:pPr>
      <w:r>
        <w:br w:type="page"/>
      </w:r>
    </w:p>
    <w:p w14:paraId="2B6ED240" w14:textId="313C305D" w:rsidR="006D2F71" w:rsidRDefault="006D2F71" w:rsidP="00366A6F">
      <w:pPr>
        <w:pStyle w:val="1"/>
        <w:ind w:firstLine="0"/>
      </w:pPr>
      <w:bookmarkStart w:id="149" w:name="_Toc74787716"/>
      <w:r>
        <w:lastRenderedPageBreak/>
        <w:t>Заключение.</w:t>
      </w:r>
      <w:bookmarkEnd w:id="149"/>
    </w:p>
    <w:p w14:paraId="69479E9C" w14:textId="59D88C03" w:rsidR="00C54C65" w:rsidRDefault="0007610B" w:rsidP="0007610B">
      <w:pPr>
        <w:jc w:val="both"/>
      </w:pPr>
      <w:r>
        <w:t>В работе были рассмотрены методы оценки алгоритмов, произведено их сравнение с помощью асимптотических обозначений, а также в настоящих тестах с замером времени работы.</w:t>
      </w:r>
      <w:r w:rsidR="00DD7E0D">
        <w:t xml:space="preserve"> Также б</w:t>
      </w:r>
      <w:r>
        <w:t>ыли рассмотрены задачи выбора и поиска</w:t>
      </w:r>
      <w:r w:rsidR="00C54C65">
        <w:t xml:space="preserve">. </w:t>
      </w:r>
    </w:p>
    <w:p w14:paraId="73957D8A" w14:textId="4ADB7466" w:rsidR="0007610B" w:rsidRDefault="00C54C65" w:rsidP="00F34228">
      <w:pPr>
        <w:jc w:val="both"/>
      </w:pPr>
      <w:r>
        <w:t>В работе предлагаются идеи использования порождающих последовательностей  в алгоритмах сортировки, выбора и поиска.</w:t>
      </w:r>
      <w:r w:rsidR="00157280">
        <w:t xml:space="preserve"> Предложенный алгоритм сортировки при прямом сравнении </w:t>
      </w:r>
      <w:r w:rsidR="00F34228">
        <w:t xml:space="preserve">на случайной последовательности </w:t>
      </w:r>
      <w:r w:rsidR="00157280">
        <w:t>проигрывает</w:t>
      </w:r>
      <w:r w:rsidR="00F34228">
        <w:t xml:space="preserve"> некоторым алгоритмам,</w:t>
      </w:r>
      <w:r w:rsidR="00174655">
        <w:t xml:space="preserve"> в частности </w:t>
      </w:r>
      <w:r w:rsidR="00174655">
        <w:rPr>
          <w:lang w:val="en-US"/>
        </w:rPr>
        <w:t>QuickSort</w:t>
      </w:r>
      <w:r w:rsidR="00174655">
        <w:t>(</w:t>
      </w:r>
      <w:r w:rsidR="00174655">
        <w:rPr>
          <w:lang w:val="en-US"/>
        </w:rPr>
        <w:t>Std</w:t>
      </w:r>
      <w:r w:rsidR="00174655" w:rsidRPr="00174655">
        <w:t>::</w:t>
      </w:r>
      <w:r w:rsidR="00174655">
        <w:rPr>
          <w:lang w:val="en-US"/>
        </w:rPr>
        <w:t>sort</w:t>
      </w:r>
      <w:r w:rsidR="00174655" w:rsidRPr="00174655">
        <w:t xml:space="preserve">, </w:t>
      </w:r>
      <w:r w:rsidR="00174655">
        <w:rPr>
          <w:lang w:val="en-US"/>
        </w:rPr>
        <w:t>quicksort</w:t>
      </w:r>
      <w:r w:rsidR="00174655" w:rsidRPr="00174655">
        <w:t>_</w:t>
      </w:r>
      <w:r w:rsidR="00174655">
        <w:rPr>
          <w:lang w:val="en-US"/>
        </w:rPr>
        <w:t>p</w:t>
      </w:r>
      <w:r w:rsidR="00174655" w:rsidRPr="00174655">
        <w:t>)</w:t>
      </w:r>
      <w:r w:rsidR="00157280">
        <w:t>. Основное достоинство алгоритма – это возможность его распараллеливания с почти кратным ростом производительности. Благодаря этим двум факторам разработанный алгоритм может составить конкуренцию другим широко распространенным алгоритмам сортировки.</w:t>
      </w:r>
    </w:p>
    <w:p w14:paraId="1A090CAC" w14:textId="3E5EAC4F" w:rsidR="00796E7A" w:rsidRDefault="000F4A11" w:rsidP="0092445F">
      <w:pPr>
        <w:jc w:val="both"/>
        <w:rPr>
          <w:bCs/>
        </w:rPr>
      </w:pPr>
      <w:r>
        <w:rPr>
          <w:bCs/>
        </w:rPr>
        <w:t>Также в работе предлагаются идеи теоретического использования порождающ</w:t>
      </w:r>
      <w:r w:rsidR="00E60DBA">
        <w:rPr>
          <w:bCs/>
        </w:rPr>
        <w:t>их последовательностей в алгоритмах поиска, и практического использования в алгоритмах выбора.</w:t>
      </w:r>
      <w:r w:rsidR="0098629F">
        <w:rPr>
          <w:bCs/>
        </w:rPr>
        <w:t xml:space="preserve"> Предложенный алгоритм выбора проигрывает </w:t>
      </w:r>
      <w:proofErr w:type="gramStart"/>
      <w:r w:rsidR="0098629F">
        <w:rPr>
          <w:bCs/>
        </w:rPr>
        <w:t>существующим</w:t>
      </w:r>
      <w:proofErr w:type="gramEnd"/>
      <w:r w:rsidR="0098629F">
        <w:rPr>
          <w:bCs/>
        </w:rPr>
        <w:t xml:space="preserve"> на случайных последовательностях, но имеет преимущество </w:t>
      </w:r>
      <w:r w:rsidR="004851ED">
        <w:rPr>
          <w:bCs/>
        </w:rPr>
        <w:t>на</w:t>
      </w:r>
      <w:r w:rsidR="0098629F">
        <w:rPr>
          <w:bCs/>
        </w:rPr>
        <w:t xml:space="preserve"> </w:t>
      </w:r>
      <w:r w:rsidR="004851ED">
        <w:rPr>
          <w:bCs/>
        </w:rPr>
        <w:t xml:space="preserve">конкретных худших случаях для них. </w:t>
      </w:r>
      <w:proofErr w:type="gramStart"/>
      <w:r w:rsidR="004851ED">
        <w:rPr>
          <w:bCs/>
        </w:rPr>
        <w:t>Алгоритмы, сочетающие в себе несколько подходов могут</w:t>
      </w:r>
      <w:proofErr w:type="gramEnd"/>
      <w:r w:rsidR="004851ED">
        <w:rPr>
          <w:bCs/>
        </w:rPr>
        <w:t xml:space="preserve"> практически не иметь худших случаев, что сделает их универсальными. </w:t>
      </w:r>
    </w:p>
    <w:p w14:paraId="7A50E3C6" w14:textId="34515A22" w:rsidR="004851ED" w:rsidRPr="0067756B" w:rsidRDefault="004851ED" w:rsidP="0092445F">
      <w:pPr>
        <w:jc w:val="both"/>
      </w:pPr>
      <w:r>
        <w:t>В конечном итоге по результатам данного исследования можно сказать, что порождающие последовательности могут быть успешно применены в различных алгоритмах обработки данных.</w:t>
      </w:r>
    </w:p>
    <w:p w14:paraId="3D6A47D9" w14:textId="535FEFCD" w:rsidR="004A0ADB" w:rsidRPr="003762C3" w:rsidRDefault="004A0ADB" w:rsidP="0092445F">
      <w:pPr>
        <w:jc w:val="both"/>
      </w:pPr>
      <w:r w:rsidRPr="003762C3">
        <w:br w:type="page"/>
      </w:r>
    </w:p>
    <w:p w14:paraId="191FF0AB" w14:textId="6296205C" w:rsidR="00161D4C" w:rsidRPr="00C424E1" w:rsidRDefault="00161D4C" w:rsidP="00D90636">
      <w:pPr>
        <w:rPr>
          <w:rFonts w:cs="Times New Roman"/>
          <w:szCs w:val="28"/>
        </w:rPr>
      </w:pPr>
      <w:r w:rsidRPr="00366DC2">
        <w:rPr>
          <w:rFonts w:cs="Times New Roman"/>
          <w:szCs w:val="28"/>
        </w:rPr>
        <w:lastRenderedPageBreak/>
        <w:t>Литература</w:t>
      </w:r>
    </w:p>
    <w:p w14:paraId="109DC288" w14:textId="7B2DCBA0" w:rsidR="00161D4C" w:rsidRPr="00366DC2" w:rsidRDefault="006A1E2E" w:rsidP="00E85377">
      <w:pPr>
        <w:pStyle w:val="a3"/>
        <w:numPr>
          <w:ilvl w:val="0"/>
          <w:numId w:val="1"/>
        </w:numPr>
        <w:ind w:left="567" w:hanging="567"/>
        <w:rPr>
          <w:rStyle w:val="a4"/>
          <w:rFonts w:cs="Times New Roman"/>
          <w:color w:val="auto"/>
          <w:szCs w:val="28"/>
          <w:u w:val="none"/>
        </w:rPr>
      </w:pPr>
      <w:hyperlink r:id="rId49" w:tooltip="Кнут, Дональд Эрвин" w:history="1">
        <w:r w:rsidR="00161D4C" w:rsidRPr="00366DC2">
          <w:rPr>
            <w:rStyle w:val="a4"/>
            <w:rFonts w:cs="Times New Roman"/>
            <w:color w:val="auto"/>
            <w:szCs w:val="28"/>
            <w:u w:val="none"/>
            <w:shd w:val="clear" w:color="auto" w:fill="FFFFFF"/>
          </w:rPr>
          <w:t>Кнут Д. Э.</w:t>
        </w:r>
      </w:hyperlink>
      <w:r w:rsidR="00161D4C" w:rsidRPr="00366DC2">
        <w:rPr>
          <w:rFonts w:cs="Times New Roman"/>
          <w:szCs w:val="28"/>
          <w:shd w:val="clear" w:color="auto" w:fill="FFFFFF"/>
        </w:rPr>
        <w:t> Искусство программирования. Том 3. Сортировка и поиск</w:t>
      </w:r>
    </w:p>
    <w:p w14:paraId="50EDAFC3" w14:textId="734BB0CF" w:rsidR="005A1FD7" w:rsidRPr="00366DC2" w:rsidRDefault="005A1FD7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366DC2">
        <w:rPr>
          <w:rFonts w:cs="Times New Roman"/>
          <w:color w:val="202122"/>
          <w:szCs w:val="28"/>
          <w:shd w:val="clear" w:color="auto" w:fill="FFFFFF"/>
        </w:rPr>
        <w:t>Ахо А. В., Хопкрофт Д. Э., Ульман Д. Д. Структуры данных и алгоритмы</w:t>
      </w:r>
    </w:p>
    <w:p w14:paraId="39CAEBD0" w14:textId="66C9BBD9" w:rsidR="00366DC2" w:rsidRDefault="00366DC2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366DC2">
        <w:rPr>
          <w:rFonts w:cs="Times New Roman"/>
          <w:color w:val="202122"/>
          <w:szCs w:val="28"/>
          <w:shd w:val="clear" w:color="auto" w:fill="FFFFFF"/>
          <w:lang w:val="en-US"/>
        </w:rPr>
        <w:t>T</w:t>
      </w:r>
      <w:r w:rsidRPr="00366DC2">
        <w:rPr>
          <w:rFonts w:cs="Times New Roman"/>
          <w:color w:val="202122"/>
          <w:szCs w:val="28"/>
          <w:shd w:val="clear" w:color="auto" w:fill="FFFFFF"/>
        </w:rPr>
        <w:t>.</w:t>
      </w:r>
      <w:r w:rsidRPr="00366DC2">
        <w:rPr>
          <w:rFonts w:cs="Times New Roman"/>
          <w:szCs w:val="28"/>
        </w:rPr>
        <w:t xml:space="preserve"> Кормен, </w:t>
      </w:r>
      <w:r>
        <w:rPr>
          <w:rFonts w:cs="Times New Roman"/>
          <w:szCs w:val="28"/>
        </w:rPr>
        <w:t>Ч. Лейзерсон, Р. Ривест Алгоритмы построение и анализ</w:t>
      </w:r>
    </w:p>
    <w:p w14:paraId="5444A023" w14:textId="55B1F56B" w:rsidR="00366DC2" w:rsidRDefault="00366DC2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366DC2">
        <w:rPr>
          <w:rFonts w:cs="Times New Roman"/>
          <w:szCs w:val="28"/>
        </w:rPr>
        <w:t>Дж. Макконнелл</w:t>
      </w:r>
      <w:r>
        <w:rPr>
          <w:rFonts w:cs="Times New Roman"/>
          <w:szCs w:val="28"/>
        </w:rPr>
        <w:t xml:space="preserve"> Анализ алгоритмов </w:t>
      </w:r>
    </w:p>
    <w:p w14:paraId="2720EEBA" w14:textId="2EFD5D57" w:rsidR="002F42A9" w:rsidRDefault="002F42A9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2F42A9">
        <w:rPr>
          <w:rFonts w:cs="Times New Roman"/>
          <w:szCs w:val="28"/>
          <w:lang w:val="en-US"/>
        </w:rPr>
        <w:t xml:space="preserve">Durstenfeld, Richard (July 1964). «Algorithm 235: Random permutation». </w:t>
      </w:r>
      <w:r w:rsidRPr="002F42A9">
        <w:rPr>
          <w:rFonts w:cs="Times New Roman"/>
          <w:szCs w:val="28"/>
        </w:rPr>
        <w:t>Communications of the ACM 7 (7): 420.</w:t>
      </w:r>
    </w:p>
    <w:p w14:paraId="48F2990A" w14:textId="01A8079B" w:rsidR="002F42A9" w:rsidRDefault="00E42BB4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  <w:lang w:val="en-US"/>
        </w:rPr>
      </w:pPr>
      <w:r w:rsidRPr="00E42BB4">
        <w:rPr>
          <w:rFonts w:cs="Times New Roman"/>
          <w:szCs w:val="28"/>
          <w:lang w:val="en-US"/>
        </w:rPr>
        <w:t>T. Nishimura</w:t>
      </w:r>
      <w:r w:rsidRPr="00E42BB4">
        <w:rPr>
          <w:rFonts w:cs="Times New Roman"/>
          <w:i/>
          <w:iCs/>
          <w:szCs w:val="28"/>
          <w:lang w:val="en-US"/>
        </w:rPr>
        <w:t>.</w:t>
      </w:r>
      <w:r w:rsidRPr="00E42BB4">
        <w:rPr>
          <w:rFonts w:cs="Times New Roman"/>
          <w:szCs w:val="28"/>
          <w:lang w:val="en-US"/>
        </w:rPr>
        <w:t> Tables of 64-bit Mersenne twisters</w:t>
      </w:r>
      <w:r w:rsidRPr="00C228A9">
        <w:rPr>
          <w:rFonts w:cs="Times New Roman"/>
          <w:szCs w:val="28"/>
          <w:lang w:val="en-US"/>
        </w:rPr>
        <w:t xml:space="preserve"> </w:t>
      </w:r>
      <w:r w:rsidRPr="00E42BB4">
        <w:rPr>
          <w:rFonts w:cs="Times New Roman"/>
          <w:szCs w:val="28"/>
          <w:lang w:val="en-US"/>
        </w:rPr>
        <w:t>// ACM Trans. on Modeling and Computer Simulations. — 2000. — </w:t>
      </w:r>
      <w:r w:rsidRPr="00E42BB4">
        <w:rPr>
          <w:rFonts w:cs="Times New Roman"/>
          <w:szCs w:val="28"/>
        </w:rPr>
        <w:t>Т</w:t>
      </w:r>
      <w:r w:rsidRPr="00E42BB4">
        <w:rPr>
          <w:rFonts w:cs="Times New Roman"/>
          <w:szCs w:val="28"/>
          <w:lang w:val="en-US"/>
        </w:rPr>
        <w:t>. 10, № 4. — </w:t>
      </w:r>
      <w:r w:rsidRPr="00E42BB4">
        <w:rPr>
          <w:rFonts w:cs="Times New Roman"/>
          <w:szCs w:val="28"/>
        </w:rPr>
        <w:t>С</w:t>
      </w:r>
      <w:r w:rsidRPr="00E42BB4">
        <w:rPr>
          <w:rFonts w:cs="Times New Roman"/>
          <w:szCs w:val="28"/>
          <w:lang w:val="en-US"/>
        </w:rPr>
        <w:t>. 248—357.</w:t>
      </w:r>
    </w:p>
    <w:p w14:paraId="47A821A0" w14:textId="77777777" w:rsidR="00D15B0B" w:rsidRDefault="00D15B0B" w:rsidP="00E85377">
      <w:pPr>
        <w:pStyle w:val="a3"/>
        <w:numPr>
          <w:ilvl w:val="0"/>
          <w:numId w:val="1"/>
        </w:numPr>
        <w:spacing w:after="0"/>
        <w:ind w:left="567" w:hanging="567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C</w:t>
      </w:r>
      <w:r w:rsidRPr="00D15B0B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A</w:t>
      </w:r>
      <w:r w:rsidRPr="00D15B0B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  <w:lang w:val="en-US"/>
        </w:rPr>
        <w:t>R</w:t>
      </w:r>
      <w:r w:rsidRPr="00D15B0B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  <w:lang w:val="en-US"/>
        </w:rPr>
        <w:t>Hoare</w:t>
      </w:r>
      <w:r w:rsidRPr="00D15B0B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  <w:lang w:val="en-US"/>
        </w:rPr>
        <w:t>Algorithm</w:t>
      </w:r>
      <w:r w:rsidRPr="00D15B0B">
        <w:rPr>
          <w:rFonts w:cs="Times New Roman"/>
          <w:szCs w:val="28"/>
          <w:lang w:val="en-US"/>
        </w:rPr>
        <w:t xml:space="preserve"> 65: </w:t>
      </w:r>
      <w:proofErr w:type="gramStart"/>
      <w:r>
        <w:rPr>
          <w:rFonts w:cs="Times New Roman"/>
          <w:szCs w:val="28"/>
          <w:lang w:val="en-US"/>
        </w:rPr>
        <w:t>FIND</w:t>
      </w:r>
      <w:r w:rsidRPr="00D15B0B">
        <w:rPr>
          <w:rFonts w:cs="Times New Roman"/>
          <w:szCs w:val="28"/>
          <w:lang w:val="en-US"/>
        </w:rPr>
        <w:t xml:space="preserve"> ,</w:t>
      </w:r>
      <w:proofErr w:type="gramEnd"/>
      <w:r w:rsidRPr="00D15B0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Comm</w:t>
      </w:r>
      <w:r w:rsidRPr="00D15B0B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  <w:lang w:val="en-US"/>
        </w:rPr>
        <w:t>ACM</w:t>
      </w:r>
      <w:r>
        <w:rPr>
          <w:rFonts w:cs="Times New Roman"/>
          <w:szCs w:val="28"/>
        </w:rPr>
        <w:t xml:space="preserve"> 4 (1961) 321–322.</w:t>
      </w:r>
    </w:p>
    <w:p w14:paraId="60621339" w14:textId="77777777" w:rsidR="002D265C" w:rsidRPr="00174655" w:rsidRDefault="002D265C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2D265C">
        <w:rPr>
          <w:rFonts w:cs="Times New Roman"/>
          <w:szCs w:val="28"/>
        </w:rPr>
        <w:t xml:space="preserve">Кормен, Т., Лейзерсон, Ч., Ривест, Р., Штайн, К. Глава 7. Быстрая сортировка // Алгоритмы: построение и анализ = </w:t>
      </w:r>
      <w:r w:rsidRPr="002D265C">
        <w:rPr>
          <w:rFonts w:cs="Times New Roman"/>
          <w:szCs w:val="28"/>
          <w:lang w:val="en-US"/>
        </w:rPr>
        <w:t>Introduction</w:t>
      </w:r>
      <w:r w:rsidRPr="002D265C">
        <w:rPr>
          <w:rFonts w:cs="Times New Roman"/>
          <w:szCs w:val="28"/>
        </w:rPr>
        <w:t xml:space="preserve"> </w:t>
      </w:r>
      <w:r w:rsidRPr="002D265C">
        <w:rPr>
          <w:rFonts w:cs="Times New Roman"/>
          <w:szCs w:val="28"/>
          <w:lang w:val="en-US"/>
        </w:rPr>
        <w:t>to</w:t>
      </w:r>
      <w:r w:rsidRPr="002D265C">
        <w:rPr>
          <w:rFonts w:cs="Times New Roman"/>
          <w:szCs w:val="28"/>
        </w:rPr>
        <w:t xml:space="preserve"> </w:t>
      </w:r>
      <w:r w:rsidRPr="002D265C">
        <w:rPr>
          <w:rFonts w:cs="Times New Roman"/>
          <w:szCs w:val="28"/>
          <w:lang w:val="en-US"/>
        </w:rPr>
        <w:t>Algorithms</w:t>
      </w:r>
      <w:proofErr w:type="gramStart"/>
      <w:r w:rsidRPr="002D265C">
        <w:rPr>
          <w:rFonts w:cs="Times New Roman"/>
          <w:szCs w:val="28"/>
        </w:rPr>
        <w:t xml:space="preserve"> / П</w:t>
      </w:r>
      <w:proofErr w:type="gramEnd"/>
      <w:r w:rsidRPr="002D265C">
        <w:rPr>
          <w:rFonts w:cs="Times New Roman"/>
          <w:szCs w:val="28"/>
        </w:rPr>
        <w:t xml:space="preserve">од ред. </w:t>
      </w:r>
      <w:r w:rsidRPr="00174655">
        <w:rPr>
          <w:rFonts w:cs="Times New Roman"/>
          <w:szCs w:val="28"/>
        </w:rPr>
        <w:t xml:space="preserve">И. В. Красикова. — 2-е изд. — М.: Вильямс, 2005. — С. 198—219. — </w:t>
      </w:r>
      <w:r w:rsidRPr="002D265C">
        <w:rPr>
          <w:rFonts w:cs="Times New Roman"/>
          <w:szCs w:val="28"/>
          <w:lang w:val="en-US"/>
        </w:rPr>
        <w:t>ISBN</w:t>
      </w:r>
      <w:r w:rsidRPr="00174655">
        <w:rPr>
          <w:rFonts w:cs="Times New Roman"/>
          <w:szCs w:val="28"/>
        </w:rPr>
        <w:t xml:space="preserve"> 5-8459-0857-4.</w:t>
      </w:r>
    </w:p>
    <w:p w14:paraId="26386BC0" w14:textId="7A8C5229" w:rsidR="0092445F" w:rsidRPr="00AA42F1" w:rsidRDefault="002F3576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Radix</w:t>
      </w:r>
      <w:r w:rsidRPr="00AA42F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sort</w:t>
      </w:r>
      <w:r w:rsidRPr="00AA42F1">
        <w:rPr>
          <w:rFonts w:cs="Times New Roman"/>
          <w:szCs w:val="28"/>
        </w:rPr>
        <w:t xml:space="preserve">  - </w:t>
      </w:r>
      <w:hyperlink r:id="rId50" w:history="1">
        <w:r w:rsidR="006027F3" w:rsidRPr="000E1591">
          <w:rPr>
            <w:rStyle w:val="a4"/>
            <w:rFonts w:cs="Times New Roman"/>
            <w:szCs w:val="28"/>
            <w:lang w:val="en-US"/>
          </w:rPr>
          <w:t>https</w:t>
        </w:r>
        <w:r w:rsidR="006027F3" w:rsidRPr="00AA42F1">
          <w:rPr>
            <w:rStyle w:val="a4"/>
            <w:rFonts w:cs="Times New Roman"/>
            <w:szCs w:val="28"/>
          </w:rPr>
          <w:t>://</w:t>
        </w:r>
        <w:r w:rsidR="006027F3" w:rsidRPr="000E1591">
          <w:rPr>
            <w:rStyle w:val="a4"/>
            <w:rFonts w:cs="Times New Roman"/>
            <w:szCs w:val="28"/>
            <w:lang w:val="en-US"/>
          </w:rPr>
          <w:t>www</w:t>
        </w:r>
        <w:r w:rsidR="006027F3" w:rsidRPr="00AA42F1">
          <w:rPr>
            <w:rStyle w:val="a4"/>
            <w:rFonts w:cs="Times New Roman"/>
            <w:szCs w:val="28"/>
          </w:rPr>
          <w:t>.</w:t>
        </w:r>
        <w:r w:rsidR="006027F3" w:rsidRPr="000E1591">
          <w:rPr>
            <w:rStyle w:val="a4"/>
            <w:rFonts w:cs="Times New Roman"/>
            <w:szCs w:val="28"/>
            <w:lang w:val="en-US"/>
          </w:rPr>
          <w:t>hackerearth</w:t>
        </w:r>
        <w:r w:rsidR="006027F3" w:rsidRPr="00AA42F1">
          <w:rPr>
            <w:rStyle w:val="a4"/>
            <w:rFonts w:cs="Times New Roman"/>
            <w:szCs w:val="28"/>
          </w:rPr>
          <w:t>.</w:t>
        </w:r>
        <w:r w:rsidR="006027F3" w:rsidRPr="000E1591">
          <w:rPr>
            <w:rStyle w:val="a4"/>
            <w:rFonts w:cs="Times New Roman"/>
            <w:szCs w:val="28"/>
            <w:lang w:val="en-US"/>
          </w:rPr>
          <w:t>com</w:t>
        </w:r>
        <w:r w:rsidR="006027F3" w:rsidRPr="00AA42F1">
          <w:rPr>
            <w:rStyle w:val="a4"/>
            <w:rFonts w:cs="Times New Roman"/>
            <w:szCs w:val="28"/>
          </w:rPr>
          <w:t>/</w:t>
        </w:r>
        <w:r w:rsidR="006027F3" w:rsidRPr="000E1591">
          <w:rPr>
            <w:rStyle w:val="a4"/>
            <w:rFonts w:cs="Times New Roman"/>
            <w:szCs w:val="28"/>
            <w:lang w:val="en-US"/>
          </w:rPr>
          <w:t>practice</w:t>
        </w:r>
        <w:r w:rsidR="006027F3" w:rsidRPr="00AA42F1">
          <w:rPr>
            <w:rStyle w:val="a4"/>
            <w:rFonts w:cs="Times New Roman"/>
            <w:szCs w:val="28"/>
          </w:rPr>
          <w:t>/</w:t>
        </w:r>
        <w:r w:rsidR="006027F3" w:rsidRPr="000E1591">
          <w:rPr>
            <w:rStyle w:val="a4"/>
            <w:rFonts w:cs="Times New Roman"/>
            <w:szCs w:val="28"/>
            <w:lang w:val="en-US"/>
          </w:rPr>
          <w:t>algorithms</w:t>
        </w:r>
        <w:r w:rsidR="006027F3" w:rsidRPr="00AA42F1">
          <w:rPr>
            <w:rStyle w:val="a4"/>
            <w:rFonts w:cs="Times New Roman"/>
            <w:szCs w:val="28"/>
          </w:rPr>
          <w:t>/</w:t>
        </w:r>
        <w:r w:rsidR="006027F3" w:rsidRPr="000E1591">
          <w:rPr>
            <w:rStyle w:val="a4"/>
            <w:rFonts w:cs="Times New Roman"/>
            <w:szCs w:val="28"/>
            <w:lang w:val="en-US"/>
          </w:rPr>
          <w:t>sorting</w:t>
        </w:r>
        <w:r w:rsidR="006027F3" w:rsidRPr="00AA42F1">
          <w:rPr>
            <w:rStyle w:val="a4"/>
            <w:rFonts w:cs="Times New Roman"/>
            <w:szCs w:val="28"/>
          </w:rPr>
          <w:t>/</w:t>
        </w:r>
        <w:r w:rsidR="006027F3" w:rsidRPr="000E1591">
          <w:rPr>
            <w:rStyle w:val="a4"/>
            <w:rFonts w:cs="Times New Roman"/>
            <w:szCs w:val="28"/>
            <w:lang w:val="en-US"/>
          </w:rPr>
          <w:t>radix</w:t>
        </w:r>
        <w:r w:rsidR="006027F3" w:rsidRPr="00AA42F1">
          <w:rPr>
            <w:rStyle w:val="a4"/>
            <w:rFonts w:cs="Times New Roman"/>
            <w:szCs w:val="28"/>
          </w:rPr>
          <w:t>-</w:t>
        </w:r>
        <w:r w:rsidR="006027F3" w:rsidRPr="000E1591">
          <w:rPr>
            <w:rStyle w:val="a4"/>
            <w:rFonts w:cs="Times New Roman"/>
            <w:szCs w:val="28"/>
            <w:lang w:val="en-US"/>
          </w:rPr>
          <w:t>sort</w:t>
        </w:r>
        <w:r w:rsidR="006027F3" w:rsidRPr="00AA42F1">
          <w:rPr>
            <w:rStyle w:val="a4"/>
            <w:rFonts w:cs="Times New Roman"/>
            <w:szCs w:val="28"/>
          </w:rPr>
          <w:t>/</w:t>
        </w:r>
        <w:r w:rsidR="006027F3" w:rsidRPr="000E1591">
          <w:rPr>
            <w:rStyle w:val="a4"/>
            <w:rFonts w:cs="Times New Roman"/>
            <w:szCs w:val="28"/>
            <w:lang w:val="en-US"/>
          </w:rPr>
          <w:t>visualize</w:t>
        </w:r>
        <w:r w:rsidR="006027F3" w:rsidRPr="00AA42F1">
          <w:rPr>
            <w:rStyle w:val="a4"/>
            <w:rFonts w:cs="Times New Roman"/>
            <w:szCs w:val="28"/>
          </w:rPr>
          <w:t>/</w:t>
        </w:r>
      </w:hyperlink>
      <w:r w:rsidR="00AA42F1" w:rsidRPr="00AA42F1">
        <w:rPr>
          <w:rFonts w:cs="Times New Roman"/>
          <w:szCs w:val="28"/>
        </w:rPr>
        <w:t xml:space="preserve"> </w:t>
      </w:r>
      <w:r w:rsidR="00AA42F1">
        <w:rPr>
          <w:rFonts w:cs="Times New Roman"/>
          <w:szCs w:val="28"/>
        </w:rPr>
        <w:t>Дата обращения - 6-6-2021</w:t>
      </w:r>
    </w:p>
    <w:p w14:paraId="4D59E2F4" w14:textId="2362CE98" w:rsidR="006027F3" w:rsidRDefault="006A1E2E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  <w:lang w:val="en-US"/>
        </w:rPr>
      </w:pPr>
      <w:hyperlink r:id="rId51" w:tooltip="David Musser" w:history="1">
        <w:r w:rsidR="006027F3" w:rsidRPr="006027F3">
          <w:rPr>
            <w:rStyle w:val="a4"/>
            <w:rFonts w:cs="Times New Roman"/>
            <w:szCs w:val="28"/>
            <w:lang w:val="en-US"/>
          </w:rPr>
          <w:t>Musser, David R.</w:t>
        </w:r>
      </w:hyperlink>
      <w:r w:rsidR="006027F3" w:rsidRPr="006027F3">
        <w:rPr>
          <w:rFonts w:cs="Times New Roman"/>
          <w:szCs w:val="28"/>
          <w:lang w:val="en-US"/>
        </w:rPr>
        <w:t> (1997). </w:t>
      </w:r>
      <w:hyperlink r:id="rId52" w:history="1">
        <w:r w:rsidR="006027F3" w:rsidRPr="006027F3">
          <w:rPr>
            <w:rStyle w:val="a4"/>
            <w:rFonts w:cs="Times New Roman"/>
            <w:szCs w:val="28"/>
            <w:lang w:val="en-US"/>
          </w:rPr>
          <w:t>"Introspective Sorting and Selection Algorithms"</w:t>
        </w:r>
      </w:hyperlink>
    </w:p>
    <w:p w14:paraId="3F45D9AC" w14:textId="17C2FA3E" w:rsidR="00AA42F1" w:rsidRPr="00AA42F1" w:rsidRDefault="006A1E2E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hyperlink r:id="rId53" w:history="1">
        <w:r w:rsidR="00AA42F1" w:rsidRPr="000E1591">
          <w:rPr>
            <w:rStyle w:val="a4"/>
            <w:rFonts w:cs="Times New Roman"/>
            <w:szCs w:val="28"/>
            <w:lang w:val="en-US"/>
          </w:rPr>
          <w:t>https</w:t>
        </w:r>
        <w:r w:rsidR="00AA42F1" w:rsidRPr="00AA42F1">
          <w:rPr>
            <w:rStyle w:val="a4"/>
            <w:rFonts w:cs="Times New Roman"/>
            <w:szCs w:val="28"/>
          </w:rPr>
          <w:t>://</w:t>
        </w:r>
        <w:r w:rsidR="00AA42F1" w:rsidRPr="000E1591">
          <w:rPr>
            <w:rStyle w:val="a4"/>
            <w:rFonts w:cs="Times New Roman"/>
            <w:szCs w:val="28"/>
            <w:lang w:val="en-US"/>
          </w:rPr>
          <w:t>softwareengineering</w:t>
        </w:r>
        <w:r w:rsidR="00AA42F1" w:rsidRPr="00AA42F1">
          <w:rPr>
            <w:rStyle w:val="a4"/>
            <w:rFonts w:cs="Times New Roman"/>
            <w:szCs w:val="28"/>
          </w:rPr>
          <w:t>.</w:t>
        </w:r>
        <w:r w:rsidR="00AA42F1" w:rsidRPr="000E1591">
          <w:rPr>
            <w:rStyle w:val="a4"/>
            <w:rFonts w:cs="Times New Roman"/>
            <w:szCs w:val="28"/>
            <w:lang w:val="en-US"/>
          </w:rPr>
          <w:t>stackexchange</w:t>
        </w:r>
        <w:r w:rsidR="00AA42F1" w:rsidRPr="00AA42F1">
          <w:rPr>
            <w:rStyle w:val="a4"/>
            <w:rFonts w:cs="Times New Roman"/>
            <w:szCs w:val="28"/>
          </w:rPr>
          <w:t>.</w:t>
        </w:r>
        <w:r w:rsidR="00AA42F1" w:rsidRPr="000E1591">
          <w:rPr>
            <w:rStyle w:val="a4"/>
            <w:rFonts w:cs="Times New Roman"/>
            <w:szCs w:val="28"/>
            <w:lang w:val="en-US"/>
          </w:rPr>
          <w:t>com</w:t>
        </w:r>
        <w:r w:rsidR="00AA42F1" w:rsidRPr="00AA42F1">
          <w:rPr>
            <w:rStyle w:val="a4"/>
            <w:rFonts w:cs="Times New Roman"/>
            <w:szCs w:val="28"/>
          </w:rPr>
          <w:t>/</w:t>
        </w:r>
        <w:r w:rsidR="00AA42F1" w:rsidRPr="000E1591">
          <w:rPr>
            <w:rStyle w:val="a4"/>
            <w:rFonts w:cs="Times New Roman"/>
            <w:szCs w:val="28"/>
            <w:lang w:val="en-US"/>
          </w:rPr>
          <w:t>questions</w:t>
        </w:r>
        <w:r w:rsidR="00AA42F1" w:rsidRPr="00AA42F1">
          <w:rPr>
            <w:rStyle w:val="a4"/>
            <w:rFonts w:cs="Times New Roman"/>
            <w:szCs w:val="28"/>
          </w:rPr>
          <w:t>/284767/</w:t>
        </w:r>
        <w:r w:rsidR="00AA42F1" w:rsidRPr="000E1591">
          <w:rPr>
            <w:rStyle w:val="a4"/>
            <w:rFonts w:cs="Times New Roman"/>
            <w:szCs w:val="28"/>
            <w:lang w:val="en-US"/>
          </w:rPr>
          <w:t>kth</w:t>
        </w:r>
        <w:r w:rsidR="00AA42F1" w:rsidRPr="00AA42F1">
          <w:rPr>
            <w:rStyle w:val="a4"/>
            <w:rFonts w:cs="Times New Roman"/>
            <w:szCs w:val="28"/>
          </w:rPr>
          <w:t>-</w:t>
        </w:r>
        <w:r w:rsidR="00AA42F1" w:rsidRPr="000E1591">
          <w:rPr>
            <w:rStyle w:val="a4"/>
            <w:rFonts w:cs="Times New Roman"/>
            <w:szCs w:val="28"/>
            <w:lang w:val="en-US"/>
          </w:rPr>
          <w:t>selection</w:t>
        </w:r>
        <w:r w:rsidR="00AA42F1" w:rsidRPr="00AA42F1">
          <w:rPr>
            <w:rStyle w:val="a4"/>
            <w:rFonts w:cs="Times New Roman"/>
            <w:szCs w:val="28"/>
          </w:rPr>
          <w:t>-</w:t>
        </w:r>
        <w:r w:rsidR="00AA42F1" w:rsidRPr="000E1591">
          <w:rPr>
            <w:rStyle w:val="a4"/>
            <w:rFonts w:cs="Times New Roman"/>
            <w:szCs w:val="28"/>
            <w:lang w:val="en-US"/>
          </w:rPr>
          <w:t>routine</w:t>
        </w:r>
        <w:r w:rsidR="00AA42F1" w:rsidRPr="00AA42F1">
          <w:rPr>
            <w:rStyle w:val="a4"/>
            <w:rFonts w:cs="Times New Roman"/>
            <w:szCs w:val="28"/>
          </w:rPr>
          <w:t>-</w:t>
        </w:r>
        <w:r w:rsidR="00AA42F1" w:rsidRPr="000E1591">
          <w:rPr>
            <w:rStyle w:val="a4"/>
            <w:rFonts w:cs="Times New Roman"/>
            <w:szCs w:val="28"/>
            <w:lang w:val="en-US"/>
          </w:rPr>
          <w:t>floyd</w:t>
        </w:r>
        <w:r w:rsidR="00AA42F1" w:rsidRPr="00AA42F1">
          <w:rPr>
            <w:rStyle w:val="a4"/>
            <w:rFonts w:cs="Times New Roman"/>
            <w:szCs w:val="28"/>
          </w:rPr>
          <w:t>-</w:t>
        </w:r>
        <w:r w:rsidR="00AA42F1" w:rsidRPr="000E1591">
          <w:rPr>
            <w:rStyle w:val="a4"/>
            <w:rFonts w:cs="Times New Roman"/>
            <w:szCs w:val="28"/>
            <w:lang w:val="en-US"/>
          </w:rPr>
          <w:t>algorithm</w:t>
        </w:r>
        <w:r w:rsidR="00AA42F1" w:rsidRPr="00AA42F1">
          <w:rPr>
            <w:rStyle w:val="a4"/>
            <w:rFonts w:cs="Times New Roman"/>
            <w:szCs w:val="28"/>
          </w:rPr>
          <w:t>-489</w:t>
        </w:r>
      </w:hyperlink>
      <w:r w:rsidR="00AA42F1" w:rsidRPr="00AA42F1">
        <w:rPr>
          <w:rFonts w:cs="Times New Roman"/>
          <w:szCs w:val="28"/>
        </w:rPr>
        <w:t xml:space="preserve"> </w:t>
      </w:r>
      <w:r w:rsidR="00AA42F1">
        <w:rPr>
          <w:rFonts w:cs="Times New Roman"/>
          <w:szCs w:val="28"/>
        </w:rPr>
        <w:t>Дата обращения - 6-6-2021</w:t>
      </w:r>
    </w:p>
    <w:p w14:paraId="4C5018D2" w14:textId="0EC1E39E" w:rsidR="00AA42F1" w:rsidRDefault="00AA42F1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  <w:lang w:val="en-US"/>
        </w:rPr>
      </w:pPr>
      <w:r w:rsidRPr="00AA42F1">
        <w:rPr>
          <w:rFonts w:cs="Times New Roman"/>
          <w:szCs w:val="28"/>
          <w:lang w:val="en-US"/>
        </w:rPr>
        <w:t>Floyd, Robert W.; Rivest, Ronald L. (1975). "Algorithm 489: The Algorithm SELECT—for Finding the ith Smallest of n elements"</w:t>
      </w:r>
    </w:p>
    <w:p w14:paraId="7D14F2D6" w14:textId="09DBFC97" w:rsidR="00AA42F1" w:rsidRDefault="006A1E2E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  <w:lang w:val="en-US"/>
        </w:rPr>
      </w:pPr>
      <w:hyperlink r:id="rId54" w:history="1">
        <w:r w:rsidR="0060198F" w:rsidRPr="000E1591">
          <w:rPr>
            <w:rStyle w:val="a4"/>
            <w:rFonts w:cs="Times New Roman"/>
            <w:szCs w:val="28"/>
            <w:lang w:val="en-US"/>
          </w:rPr>
          <w:t>https://danlark.org/2020/11/11/miniselect-practical-and-generic-selection-algorithms/</w:t>
        </w:r>
      </w:hyperlink>
    </w:p>
    <w:p w14:paraId="420A6B1B" w14:textId="5452B9C9" w:rsidR="0060198F" w:rsidRDefault="006A1E2E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  <w:lang w:val="en-US"/>
        </w:rPr>
      </w:pPr>
      <w:hyperlink r:id="rId55" w:history="1">
        <w:r w:rsidR="00E15899" w:rsidRPr="000E1591">
          <w:rPr>
            <w:rStyle w:val="a4"/>
            <w:rFonts w:cs="Times New Roman"/>
            <w:szCs w:val="28"/>
            <w:lang w:val="en-US"/>
          </w:rPr>
          <w:t>http://www.cplusplus.com/info/description/</w:t>
        </w:r>
      </w:hyperlink>
    </w:p>
    <w:p w14:paraId="0E1A23A2" w14:textId="1CEDF70F" w:rsidR="00E15899" w:rsidRDefault="006A1E2E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  <w:lang w:val="en-US"/>
        </w:rPr>
      </w:pPr>
      <w:hyperlink r:id="rId56" w:history="1">
        <w:r w:rsidR="00F61F30" w:rsidRPr="000E1591">
          <w:rPr>
            <w:rStyle w:val="a4"/>
            <w:rFonts w:cs="Times New Roman"/>
            <w:szCs w:val="28"/>
            <w:lang w:val="en-US"/>
          </w:rPr>
          <w:t>https://wiki.python.org/moin/BeginnersGuide/Overview</w:t>
        </w:r>
      </w:hyperlink>
    </w:p>
    <w:p w14:paraId="682AF75E" w14:textId="17225DC2" w:rsidR="00152978" w:rsidRPr="00152978" w:rsidRDefault="00152978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152978">
        <w:rPr>
          <w:rFonts w:cs="Times New Roman"/>
          <w:szCs w:val="28"/>
        </w:rPr>
        <w:t xml:space="preserve">Ашарина, И.В. Основы программирования на языках </w:t>
      </w:r>
      <w:proofErr w:type="gramStart"/>
      <w:r w:rsidRPr="00152978">
        <w:rPr>
          <w:rFonts w:cs="Times New Roman"/>
          <w:szCs w:val="28"/>
        </w:rPr>
        <w:t>С</w:t>
      </w:r>
      <w:proofErr w:type="gramEnd"/>
      <w:r w:rsidRPr="00152978">
        <w:rPr>
          <w:rFonts w:cs="Times New Roman"/>
          <w:szCs w:val="28"/>
        </w:rPr>
        <w:t xml:space="preserve"> и </w:t>
      </w:r>
      <w:proofErr w:type="gramStart"/>
      <w:r w:rsidRPr="00152978">
        <w:rPr>
          <w:rFonts w:cs="Times New Roman"/>
          <w:szCs w:val="28"/>
        </w:rPr>
        <w:t>С</w:t>
      </w:r>
      <w:proofErr w:type="gramEnd"/>
      <w:r w:rsidRPr="00152978">
        <w:rPr>
          <w:rFonts w:cs="Times New Roman"/>
          <w:szCs w:val="28"/>
        </w:rPr>
        <w:t>++: Курс лекций для высших учебных заведений / И.В. Ашарина. - М.: ГЛТ, 2012. - 208 c.</w:t>
      </w:r>
    </w:p>
    <w:p w14:paraId="278DADB4" w14:textId="67DB1FB3" w:rsidR="00F61F30" w:rsidRDefault="00152978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152978">
        <w:rPr>
          <w:rFonts w:cs="Times New Roman"/>
          <w:szCs w:val="28"/>
        </w:rPr>
        <w:lastRenderedPageBreak/>
        <w:t>Ашарина, И.В. Основы программирования на языках C и C++ / И.В. Ашарина. - М.: ГЛТ, 2012. - 208 c.</w:t>
      </w:r>
    </w:p>
    <w:p w14:paraId="0F32730D" w14:textId="77777777" w:rsidR="00152978" w:rsidRPr="00152978" w:rsidRDefault="00152978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152978">
        <w:rPr>
          <w:rFonts w:cs="Times New Roman"/>
          <w:szCs w:val="28"/>
        </w:rPr>
        <w:t>Сборник задач по программированию. / Авт. - сост. А.П. Шестаков; Перм. ун-т. - Пермь, 2001. (Ч. I - 76 с.; Ч. II (Олимпиадные задачи) - 112 с.).</w:t>
      </w:r>
    </w:p>
    <w:p w14:paraId="1D746CD4" w14:textId="77777777" w:rsidR="00152978" w:rsidRPr="00152978" w:rsidRDefault="00152978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152978">
        <w:rPr>
          <w:rFonts w:cs="Times New Roman"/>
          <w:szCs w:val="28"/>
        </w:rPr>
        <w:t>Семакин И.Г., Шестаков А.П. Основы программирования: Учебник. - М.: Мастерство, НМЦ СПО; Высшая школа, 2004. - 432 с.</w:t>
      </w:r>
    </w:p>
    <w:p w14:paraId="167FAFD9" w14:textId="77777777" w:rsidR="00152978" w:rsidRPr="00152978" w:rsidRDefault="00152978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152978">
        <w:rPr>
          <w:rFonts w:cs="Times New Roman"/>
          <w:szCs w:val="28"/>
        </w:rPr>
        <w:t>Абрамов С.А. и др. Задачи по программированию. - М.: Наука, 1988.</w:t>
      </w:r>
    </w:p>
    <w:p w14:paraId="3B89DF77" w14:textId="77777777" w:rsidR="00152978" w:rsidRPr="00152978" w:rsidRDefault="00152978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152978">
        <w:rPr>
          <w:rFonts w:cs="Times New Roman"/>
          <w:szCs w:val="28"/>
        </w:rPr>
        <w:t>Алексеев В.Е. и др. Вычислительная техника и программирование. Практикум по программированию. - М.: ВШ, 1991.</w:t>
      </w:r>
    </w:p>
    <w:p w14:paraId="334EA495" w14:textId="77777777" w:rsidR="00152978" w:rsidRPr="00152978" w:rsidRDefault="00152978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152978">
        <w:rPr>
          <w:rFonts w:cs="Times New Roman"/>
          <w:szCs w:val="28"/>
        </w:rPr>
        <w:t>Бондарев В. - М., Рублинецкий В.И., Качко Е.Г. Основы программирования. - Харьков: Фолио, Ростов н</w:t>
      </w:r>
      <w:proofErr w:type="gramStart"/>
      <w:r w:rsidRPr="00152978">
        <w:rPr>
          <w:rFonts w:cs="Times New Roman"/>
          <w:szCs w:val="28"/>
        </w:rPr>
        <w:t>/Д</w:t>
      </w:r>
      <w:proofErr w:type="gramEnd"/>
      <w:r w:rsidRPr="00152978">
        <w:rPr>
          <w:rFonts w:cs="Times New Roman"/>
          <w:szCs w:val="28"/>
        </w:rPr>
        <w:t>: Феникс, 1997. - 368 с.</w:t>
      </w:r>
    </w:p>
    <w:p w14:paraId="15AE84BD" w14:textId="77777777" w:rsidR="00B23FAA" w:rsidRPr="00B471C7" w:rsidRDefault="00B23FAA" w:rsidP="00E85377">
      <w:pPr>
        <w:pStyle w:val="Standard"/>
        <w:numPr>
          <w:ilvl w:val="0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B471C7">
        <w:rPr>
          <w:rFonts w:ascii="Times New Roman" w:hAnsi="Times New Roman" w:cs="Times New Roman"/>
          <w:sz w:val="28"/>
          <w:szCs w:val="28"/>
        </w:rPr>
        <w:t>Г. Россум, Ф.Л.Дж. Дрейк, Д.С. Откидач, М. Задка, М. Левис, С. Монтаро, Э.С. Реймонд, А.М. Кучлинг, М.-А. Лембург, К.-П. Йи, Д. Ксиллаг, Х.Г. Петрилли, Б.А. Варсав, Дж.К. Ахлстром, Дж. Роскинд, Н. Шеменор, С. Мулендер. Язык программирования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471C7">
        <w:rPr>
          <w:rFonts w:ascii="Times New Roman" w:hAnsi="Times New Roman" w:cs="Times New Roman"/>
          <w:sz w:val="28"/>
          <w:szCs w:val="28"/>
        </w:rPr>
        <w:t>Python. / 2001 — 454 c.</w:t>
      </w:r>
    </w:p>
    <w:p w14:paraId="6326F8A3" w14:textId="77777777" w:rsidR="00B23FAA" w:rsidRPr="00B471C7" w:rsidRDefault="00B23FAA" w:rsidP="00E85377">
      <w:pPr>
        <w:pStyle w:val="Standard"/>
        <w:numPr>
          <w:ilvl w:val="0"/>
          <w:numId w:val="1"/>
        </w:numPr>
        <w:spacing w:line="360" w:lineRule="auto"/>
        <w:ind w:left="567" w:hanging="567"/>
        <w:jc w:val="both"/>
        <w:rPr>
          <w:rFonts w:ascii="Times New Roman" w:hAnsi="Times New Roman" w:cs="Times New Roman"/>
          <w:sz w:val="28"/>
          <w:szCs w:val="28"/>
        </w:rPr>
      </w:pPr>
      <w:r w:rsidRPr="00B471C7">
        <w:rPr>
          <w:rFonts w:ascii="Times New Roman" w:hAnsi="Times New Roman" w:cs="Times New Roman"/>
          <w:sz w:val="28"/>
          <w:szCs w:val="28"/>
        </w:rPr>
        <w:t>Хахаев И. А. Практикум по алгоритмизации и программированию на Python: / И. А. Хахаев — М.</w:t>
      </w:r>
      <w:proofErr w:type="gramStart"/>
      <w:r w:rsidRPr="00B471C7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B471C7">
        <w:rPr>
          <w:rFonts w:ascii="Times New Roman" w:hAnsi="Times New Roman" w:cs="Times New Roman"/>
          <w:sz w:val="28"/>
          <w:szCs w:val="28"/>
        </w:rPr>
        <w:t xml:space="preserve"> Альт Линукс, 2010. — 126 с.</w:t>
      </w:r>
    </w:p>
    <w:p w14:paraId="5C5BF9AE" w14:textId="0DB2033F" w:rsidR="00152978" w:rsidRPr="00603D6D" w:rsidRDefault="00603D6D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</w:rPr>
      </w:pPr>
      <w:r w:rsidRPr="00603D6D">
        <w:rPr>
          <w:rFonts w:cs="Times New Roman"/>
          <w:szCs w:val="28"/>
        </w:rPr>
        <w:t>Артамонов Ю.Н. Использование полных последовательностей для сортировки натуральных чисел / Ю.Н. Артамонов // Известия Иркутского государственного университета. Серия:</w:t>
      </w:r>
      <w:r>
        <w:rPr>
          <w:rFonts w:cs="Times New Roman"/>
          <w:szCs w:val="28"/>
          <w:lang w:val="en-US"/>
        </w:rPr>
        <w:t xml:space="preserve"> </w:t>
      </w:r>
      <w:r w:rsidRPr="00603D6D">
        <w:rPr>
          <w:rFonts w:cs="Times New Roman"/>
          <w:szCs w:val="28"/>
        </w:rPr>
        <w:t>Математика. -- 2017 -- Т. 22 -- С. 3 — 17</w:t>
      </w:r>
    </w:p>
    <w:p w14:paraId="0B350FF6" w14:textId="097132BE" w:rsidR="00603D6D" w:rsidRDefault="00A13488" w:rsidP="00E85377">
      <w:pPr>
        <w:pStyle w:val="a3"/>
        <w:numPr>
          <w:ilvl w:val="0"/>
          <w:numId w:val="1"/>
        </w:numPr>
        <w:ind w:left="567" w:hanging="567"/>
        <w:rPr>
          <w:rFonts w:cs="Times New Roman"/>
          <w:szCs w:val="28"/>
          <w:lang w:val="en-US"/>
        </w:rPr>
      </w:pPr>
      <w:r w:rsidRPr="00A13488">
        <w:rPr>
          <w:rFonts w:cs="Times New Roman"/>
          <w:szCs w:val="28"/>
          <w:lang w:val="en-US"/>
        </w:rPr>
        <w:t>Y N Artamonov, Y V Alyaeva. New selection algorithm based on generating sequences Journal of Physics: Conference Series, Volume 1847, Dynamic Systems and Computer Science:Theory and Applications (DYSC) 2020 19-22 October 2020, Irkutsk, Russian Federation</w:t>
      </w:r>
    </w:p>
    <w:p w14:paraId="61CE627F" w14:textId="77777777" w:rsidR="00E258D7" w:rsidRPr="00EA6FB1" w:rsidRDefault="00E258D7" w:rsidP="00E85377">
      <w:pPr>
        <w:pStyle w:val="a3"/>
        <w:numPr>
          <w:ilvl w:val="0"/>
          <w:numId w:val="1"/>
        </w:numPr>
        <w:spacing w:after="0"/>
        <w:ind w:left="567" w:hanging="567"/>
        <w:jc w:val="both"/>
        <w:rPr>
          <w:rFonts w:cs="Times New Roman"/>
          <w:szCs w:val="28"/>
          <w:lang w:val="en-US"/>
        </w:rPr>
      </w:pPr>
      <w:r w:rsidRPr="00EA6FB1">
        <w:rPr>
          <w:rFonts w:cs="Times New Roman"/>
          <w:szCs w:val="28"/>
          <w:lang w:val="en-US"/>
        </w:rPr>
        <w:t>Krzysztof C. Kiwiel, On Floyd and Rivest's SELECT algorithm, Theoretical Computer Science. Volume 347, Issues 1–2 (2005) 214-238</w:t>
      </w:r>
    </w:p>
    <w:p w14:paraId="56B46688" w14:textId="77777777" w:rsidR="00E258D7" w:rsidRPr="00E258D7" w:rsidRDefault="00E258D7" w:rsidP="00E258D7">
      <w:pPr>
        <w:ind w:firstLine="0"/>
        <w:rPr>
          <w:rFonts w:cs="Times New Roman"/>
          <w:szCs w:val="28"/>
          <w:lang w:val="en-US"/>
        </w:rPr>
      </w:pPr>
    </w:p>
    <w:p w14:paraId="58FB6520" w14:textId="77777777" w:rsidR="00E258D7" w:rsidRDefault="00E258D7" w:rsidP="00E258D7">
      <w:pPr>
        <w:pStyle w:val="1"/>
      </w:pPr>
      <w:bookmarkStart w:id="150" w:name="_Toc74524959"/>
      <w:bookmarkStart w:id="151" w:name="_Toc74787717"/>
      <w:r>
        <w:lastRenderedPageBreak/>
        <w:t>ПРИЛОЖЕНИЕ А</w:t>
      </w:r>
      <w:bookmarkEnd w:id="150"/>
      <w:bookmarkEnd w:id="151"/>
    </w:p>
    <w:p w14:paraId="57C18BD1" w14:textId="4FEAE066" w:rsidR="00603D6D" w:rsidRPr="00E258D7" w:rsidRDefault="00E258D7" w:rsidP="00E258D7">
      <w:pPr>
        <w:pStyle w:val="af2"/>
      </w:pPr>
      <w:r w:rsidRPr="00E258D7">
        <w:t>Листинг заголовочного файла main, в котором производились расчеты времени работы</w:t>
      </w:r>
      <w:r>
        <w:t xml:space="preserve">. </w:t>
      </w:r>
    </w:p>
    <w:p w14:paraId="46DB19A5" w14:textId="4D119841" w:rsidR="00EB513D" w:rsidRPr="00A460A2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</w:rPr>
      </w:pPr>
      <w:r w:rsidRPr="00A460A2">
        <w:rPr>
          <w:rFonts w:ascii="Courier New" w:hAnsi="Courier New" w:cs="Courier New"/>
          <w:color w:val="000000"/>
          <w:sz w:val="18"/>
          <w:szCs w:val="18"/>
        </w:rPr>
        <w:t xml:space="preserve"> </w:t>
      </w:r>
    </w:p>
    <w:p w14:paraId="3B659E5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&lt;iostream&gt;</w:t>
      </w:r>
    </w:p>
    <w:p w14:paraId="447833D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&lt;chrono&gt;</w:t>
      </w:r>
    </w:p>
    <w:p w14:paraId="526A915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5D5640D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"generators.h"</w:t>
      </w:r>
    </w:p>
    <w:p w14:paraId="5103806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"sorts.h"</w:t>
      </w:r>
    </w:p>
    <w:p w14:paraId="0E62D88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&lt;algorithm&gt;</w:t>
      </w:r>
    </w:p>
    <w:p w14:paraId="0118667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&lt;cstdlib&gt;</w:t>
      </w:r>
    </w:p>
    <w:p w14:paraId="2020A7E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"tree.h"</w:t>
      </w:r>
    </w:p>
    <w:p w14:paraId="1FD5D7E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&lt;algorithm&gt;</w:t>
      </w:r>
    </w:p>
    <w:p w14:paraId="69C8AAD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&lt;CsSelect.h&gt;</w:t>
      </w:r>
    </w:p>
    <w:p w14:paraId="524F149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#include &lt;map&gt;</w:t>
      </w:r>
    </w:p>
    <w:p w14:paraId="3ED4FD0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BFAF2A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using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namespace std;</w:t>
      </w:r>
    </w:p>
    <w:p w14:paraId="353B714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getMax(int * a, int l,int &amp; max){</w:t>
      </w:r>
    </w:p>
    <w:p w14:paraId="447528E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max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a[0];</w:t>
      </w:r>
    </w:p>
    <w:p w14:paraId="5DAFE32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i = 0; i&lt;l;++i){</w:t>
      </w:r>
    </w:p>
    <w:p w14:paraId="3FAA9EA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if  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a[i] &gt; max) max = a[i];</w:t>
      </w:r>
    </w:p>
    <w:p w14:paraId="0F94F85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6108A1C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33376F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086868A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bool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isSorted(int * a, int l){</w:t>
      </w:r>
    </w:p>
    <w:p w14:paraId="2883B6F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 = a[0];</w:t>
      </w:r>
    </w:p>
    <w:p w14:paraId="600F1BF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i = 1; i&lt; l; ++i) if(t &gt; a[i]) return false;</w:t>
      </w:r>
    </w:p>
    <w:p w14:paraId="3EAFA9D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return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true;</w:t>
      </w:r>
    </w:p>
    <w:p w14:paraId="74138D4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D1F8D0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copyArray(int * orig, int * copy, int len){</w:t>
      </w:r>
    </w:p>
    <w:p w14:paraId="2E72DE4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i = 0; i &lt; len; i++){</w:t>
      </w:r>
    </w:p>
    <w:p w14:paraId="07C6FAC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copy[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i] = orig[i];</w:t>
      </w:r>
    </w:p>
    <w:p w14:paraId="778E7C3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3040AD2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3C3FF3E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cmpr(){</w:t>
      </w:r>
    </w:p>
    <w:p w14:paraId="7C7CE85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vector&lt;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int&gt; array;</w:t>
      </w:r>
    </w:p>
    <w:p w14:paraId="5EEA425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std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::chrono::steady_clock::time_point begin;</w:t>
      </w:r>
    </w:p>
    <w:p w14:paraId="5C011E9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std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::chrono::steady_clock::time_point end;</w:t>
      </w:r>
    </w:p>
    <w:p w14:paraId="31FF45C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mxLen = 1e8;</w:t>
      </w:r>
    </w:p>
    <w:p w14:paraId="29256CC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gen = 0; gen &lt; gens::gensNames.size();++gen){</w:t>
      </w:r>
    </w:p>
    <w:p w14:paraId="1BCA63E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"gen_alg=" &lt;&lt;gens::gensNames.at(gen) &lt;&lt; endl;</w:t>
      </w:r>
    </w:p>
    <w:p w14:paraId="3E66B64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"size ";</w:t>
      </w:r>
    </w:p>
    <w:p w14:paraId="056BD88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sort = 0; sort &lt; sorts::sortsNames.size(); ++sort) {</w:t>
      </w:r>
    </w:p>
    <w:p w14:paraId="155F5E6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sorts::sortsNames.at(sort) &lt;&lt; " ";</w:t>
      </w:r>
    </w:p>
    <w:p w14:paraId="06B4A22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5ABE8A9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endl;</w:t>
      </w:r>
    </w:p>
    <w:p w14:paraId="5AD882F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size = 1e8;size &lt;= mxLen; size*=10){</w:t>
      </w:r>
    </w:p>
    <w:p w14:paraId="3F247CE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step = size;</w:t>
      </w:r>
    </w:p>
    <w:p w14:paraId="75D918A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bool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once = false;</w:t>
      </w:r>
    </w:p>
    <w:p w14:paraId="24931A2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i = 1; i &lt; 10; i++)</w:t>
      </w:r>
    </w:p>
    <w:p w14:paraId="3A601F0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{</w:t>
      </w:r>
    </w:p>
    <w:p w14:paraId="1492C12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if(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once &amp;&amp; size == mxLen) continue;</w:t>
      </w:r>
    </w:p>
    <w:p w14:paraId="5D08FA2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once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true;</w:t>
      </w:r>
    </w:p>
    <w:p w14:paraId="3C7206E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size = step*i;</w:t>
      </w:r>
    </w:p>
    <w:p w14:paraId="7D7FD07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array.clear(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2B6D4B6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array.resize(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size);</w:t>
      </w:r>
    </w:p>
    <w:p w14:paraId="1AF3B1E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switch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(gen) {</w:t>
      </w:r>
    </w:p>
    <w:p w14:paraId="11FB9BF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0:</w:t>
      </w:r>
    </w:p>
    <w:p w14:paraId="7C9B386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fullRandSequence(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array.data(),array.size(),0);</w:t>
      </w:r>
    </w:p>
    <w:p w14:paraId="69CFDA4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65F5B03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1:</w:t>
      </w:r>
    </w:p>
    <w:p w14:paraId="1D76AA7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absDensSequence(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6C775C3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A18BB6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2:</w:t>
      </w:r>
    </w:p>
    <w:p w14:paraId="61D99AE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ADSequenceRep(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74189D3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6F54D04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3:</w:t>
      </w:r>
    </w:p>
    <w:p w14:paraId="23C7FB2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seqRestrictions(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49FAF7A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BFAF45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4:</w:t>
      </w:r>
    </w:p>
    <w:p w14:paraId="257C9C6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seqRestrRep(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3889CDE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19ABE0C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5:</w:t>
      </w:r>
    </w:p>
    <w:p w14:paraId="71DAA99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unevenSeq(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6CA9501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6723F6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6:</w:t>
      </w:r>
    </w:p>
    <w:p w14:paraId="57F7ED9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unevenSorted(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array.data(),array.size(),array.size()/10);</w:t>
      </w:r>
    </w:p>
    <w:p w14:paraId="5D61E3F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0F74349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}</w:t>
      </w:r>
    </w:p>
    <w:p w14:paraId="7812F40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char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sz[100]; sprintf(sz, "%-15d", size);</w:t>
      </w:r>
    </w:p>
    <w:p w14:paraId="0A28829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 string(sz);</w:t>
      </w:r>
    </w:p>
    <w:p w14:paraId="4F26B0C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sort = 0; sort &lt; sorts::sortsNames.size(); ++sort){</w:t>
      </w:r>
    </w:p>
    <w:p w14:paraId="1A59691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vector&lt;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int&gt; c = array;</w:t>
      </w:r>
    </w:p>
    <w:p w14:paraId="7320545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copy = c.data();</w:t>
      </w:r>
    </w:p>
    <w:p w14:paraId="3A4F888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len = c.size();</w:t>
      </w:r>
    </w:p>
    <w:p w14:paraId="1835B2D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switch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(sort){</w:t>
      </w:r>
    </w:p>
    <w:p w14:paraId="5F1A5EA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0:</w:t>
      </w:r>
    </w:p>
    <w:p w14:paraId="11AE459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65B0CE0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sorts::merge_sort_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recursive(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copy,len);</w:t>
      </w:r>
    </w:p>
    <w:p w14:paraId="4ADBEAE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71CEB6D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224A498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1:</w:t>
      </w:r>
    </w:p>
    <w:p w14:paraId="16F382A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16E82CD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sorts::merge_sort_recursive_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parallel(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copy,len);</w:t>
      </w:r>
    </w:p>
    <w:p w14:paraId="640DFF3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0804AE2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69A11D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2 :</w:t>
      </w:r>
    </w:p>
    <w:p w14:paraId="4FAA5E3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55EDFF6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std::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sort(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c.begin(),c.end());</w:t>
      </w:r>
    </w:p>
    <w:p w14:paraId="266D24C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4428F63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727B0CA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3:</w:t>
      </w:r>
    </w:p>
    <w:p w14:paraId="75A126A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4253BEB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sorts::quick_sort_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parralel(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copy,0,len);</w:t>
      </w:r>
    </w:p>
    <w:p w14:paraId="21C920D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3BFCC8B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6BAC152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4:</w:t>
      </w:r>
    </w:p>
    <w:p w14:paraId="43B5483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1CA17E1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{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max;</w:t>
      </w:r>
    </w:p>
    <w:p w14:paraId="7A70079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getMax(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36DFD24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sorts::radix_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sort(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4393682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090E8E8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0E7DE6D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0F0EC41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5:</w:t>
      </w:r>
    </w:p>
    <w:p w14:paraId="4485805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50998F9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{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max;</w:t>
      </w:r>
    </w:p>
    <w:p w14:paraId="2E25F1E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getMax(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00BE6CF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CsSort(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2467C44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3BE0E11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3D28B8F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5E4BB58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6 :</w:t>
      </w:r>
    </w:p>
    <w:p w14:paraId="19804D9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6A2E821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{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max;</w:t>
      </w:r>
    </w:p>
    <w:p w14:paraId="1542529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getMax(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2C679D0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CsSortParallel(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1E0039D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09B893B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0908022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1346E21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215B687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if(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isSorted(copy,len)){</w:t>
      </w:r>
    </w:p>
    <w:p w14:paraId="4AC453B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char sz[100]; sprintf(sz, "%7d", std::chrono::duration_cast&lt;std::chrono::milliseconds&gt;(end - begin).count());</w:t>
      </w:r>
    </w:p>
    <w:p w14:paraId="68CD225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string(sz);</w:t>
      </w:r>
    </w:p>
    <w:p w14:paraId="20AB7C0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6DC1441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else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cout &lt;&lt; " ERR ";</w:t>
      </w:r>
    </w:p>
    <w:p w14:paraId="2A5E581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}</w:t>
      </w:r>
    </w:p>
    <w:p w14:paraId="0066182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endl;</w:t>
      </w:r>
    </w:p>
    <w:p w14:paraId="67B8CFE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}</w:t>
      </w:r>
    </w:p>
    <w:p w14:paraId="380BCA6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376177B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313B53B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"END " &lt;&lt;endl;</w:t>
      </w:r>
    </w:p>
    <w:p w14:paraId="4C078D5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58C51D3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1CFF8B9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cmprLowRange(){</w:t>
      </w:r>
    </w:p>
    <w:p w14:paraId="129A34C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vector&lt;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int&gt; array;</w:t>
      </w:r>
    </w:p>
    <w:p w14:paraId="40E7C73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std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::chrono::steady_clock::time_point begin;</w:t>
      </w:r>
    </w:p>
    <w:p w14:paraId="16D1FAF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std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::chrono::steady_clock::time_point end;</w:t>
      </w:r>
    </w:p>
    <w:p w14:paraId="1095D73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mxLen = 1e6;</w:t>
      </w:r>
    </w:p>
    <w:p w14:paraId="5F6DE14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"max int " ;</w:t>
      </w:r>
    </w:p>
    <w:p w14:paraId="156900A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sort = 0; sort &lt; sorts::sortsNames.size(); ++sort) {</w:t>
      </w:r>
    </w:p>
    <w:p w14:paraId="784B74B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sorts::sortsNames.at(sort) &lt;&lt; " ";</w:t>
      </w:r>
    </w:p>
    <w:p w14:paraId="01C96D1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276AF8A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endl;</w:t>
      </w:r>
    </w:p>
    <w:p w14:paraId="4DD2DF3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maxint= 1e9; maxint &gt;= 10; maxint /=10){</w:t>
      </w:r>
    </w:p>
    <w:p w14:paraId="2DCA0DB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maxint;</w:t>
      </w:r>
    </w:p>
    <w:p w14:paraId="3B7CB29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size = 1e6;size &lt;= mxLen; size*=10){</w:t>
      </w:r>
    </w:p>
    <w:p w14:paraId="39DC42E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step = size;</w:t>
      </w:r>
    </w:p>
    <w:p w14:paraId="51FEFE3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bool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once = false;</w:t>
      </w:r>
    </w:p>
    <w:p w14:paraId="3E6B789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i = 1; i &lt; 10; i++)</w:t>
      </w:r>
    </w:p>
    <w:p w14:paraId="3BFD44C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{</w:t>
      </w:r>
    </w:p>
    <w:p w14:paraId="7E44EBB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if(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once &amp;&amp; size == mxLen) continue;</w:t>
      </w:r>
    </w:p>
    <w:p w14:paraId="3513F91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once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true;</w:t>
      </w:r>
    </w:p>
    <w:p w14:paraId="5A47BBF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size = step*i;</w:t>
      </w:r>
    </w:p>
    <w:p w14:paraId="0D0235E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array.clear(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28DA32C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array.resize(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size);</w:t>
      </w:r>
    </w:p>
    <w:p w14:paraId="55DB236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fullRandSequence(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array.data(),array.size(),0,maxint);</w:t>
      </w:r>
    </w:p>
    <w:p w14:paraId="52E942B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sort = 0; sort &lt; sorts::sortsNames.size(); ++sort){</w:t>
      </w:r>
    </w:p>
    <w:p w14:paraId="59B03CD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vector&lt;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int&gt; c = array;</w:t>
      </w:r>
    </w:p>
    <w:p w14:paraId="591AFB5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copy = c.data();</w:t>
      </w:r>
    </w:p>
    <w:p w14:paraId="7B282BE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len = c.size();</w:t>
      </w:r>
    </w:p>
    <w:p w14:paraId="4F289F0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switch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(sort){</w:t>
      </w:r>
    </w:p>
    <w:p w14:paraId="646970E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0:</w:t>
      </w:r>
    </w:p>
    <w:p w14:paraId="3C1C87C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2D92034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sorts::merge_sort_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recursive(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copy,len);</w:t>
      </w:r>
    </w:p>
    <w:p w14:paraId="5593E1A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2543B17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0FCAD4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1:</w:t>
      </w:r>
    </w:p>
    <w:p w14:paraId="68903E5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00B5006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sorts::merge_sort_recursive_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parallel(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copy,len);</w:t>
      </w:r>
    </w:p>
    <w:p w14:paraId="3ADE277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779DFB1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02B5AED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2 :</w:t>
      </w:r>
    </w:p>
    <w:p w14:paraId="0F023F8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644B354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std::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sort(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c.begin(),c.end());</w:t>
      </w:r>
    </w:p>
    <w:p w14:paraId="344871A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5A3C499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55DF00D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3:</w:t>
      </w:r>
    </w:p>
    <w:p w14:paraId="6730F92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5CD3F37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//sorts::quick_sort_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parralel(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copy,0,len);</w:t>
      </w:r>
    </w:p>
    <w:p w14:paraId="4A30C87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4C87771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03EF87F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4:</w:t>
      </w:r>
    </w:p>
    <w:p w14:paraId="1740D35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2CF7C58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{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max;</w:t>
      </w:r>
    </w:p>
    <w:p w14:paraId="3861DCF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getMax(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1D6661B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sorts::radix_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sort(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7BBFAAF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030E4E0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56D5027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44CD775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5:</w:t>
      </w:r>
    </w:p>
    <w:p w14:paraId="19680DB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47E3C9E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{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max;</w:t>
      </w:r>
    </w:p>
    <w:p w14:paraId="08C660C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getMax(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3D7B069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CsSort(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33B96C7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6B83946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31E13EF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2938390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6 :</w:t>
      </w:r>
    </w:p>
    <w:p w14:paraId="6CF1ACF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0E84981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{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max;</w:t>
      </w:r>
    </w:p>
    <w:p w14:paraId="0FCC15B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getMax(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236988B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sorts::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CsSortParallel(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22AD89C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768C4A5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7F0D201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5959BA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47821D0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if(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isSorted(copy,len)){</w:t>
      </w:r>
    </w:p>
    <w:p w14:paraId="65A085E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char sz[100]; sprintf(sz, "%7d", std::chrono::duration_cast&lt;std::chrono::milliseconds&gt;(end - begin).count());</w:t>
      </w:r>
    </w:p>
    <w:p w14:paraId="5A3F0D5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string(sz);</w:t>
      </w:r>
    </w:p>
    <w:p w14:paraId="3FEFDBE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6FD4458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else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;//cout &lt;&lt; " ERR ";</w:t>
      </w:r>
    </w:p>
    <w:p w14:paraId="3D7CE5C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}</w:t>
      </w:r>
    </w:p>
    <w:p w14:paraId="7B87B59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endl;</w:t>
      </w:r>
    </w:p>
    <w:p w14:paraId="204D774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}</w:t>
      </w:r>
    </w:p>
    <w:p w14:paraId="56E6E07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723D71F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3A49266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2353475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4CE57D9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void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cmprSelect(){</w:t>
      </w:r>
    </w:p>
    <w:p w14:paraId="1B11178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vector&lt;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int&gt; array;</w:t>
      </w:r>
    </w:p>
    <w:p w14:paraId="79BF621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std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::chrono::steady_clock::time_point begin;</w:t>
      </w:r>
    </w:p>
    <w:p w14:paraId="3E21F47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std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::chrono::steady_clock::time_point end;</w:t>
      </w:r>
    </w:p>
    <w:p w14:paraId="37ACBF1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mxLen = 1e8;</w:t>
      </w:r>
    </w:p>
    <w:p w14:paraId="792CB0B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gen = 0; gen &lt; gens::gensSelect.size() ;++gen){</w:t>
      </w:r>
    </w:p>
    <w:p w14:paraId="4284865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char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sz[100]; sprintf(sz, "%s%-15s ","gen_alg=",gens::gensSelect.at(gen).c_str());</w:t>
      </w:r>
    </w:p>
    <w:p w14:paraId="7122AF6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 string(sz);</w:t>
      </w:r>
    </w:p>
    <w:p w14:paraId="5AB0605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"std::nth_element CsSelect2 CsSelect99 CsSelect98 CsSelect97 floydRivest \n";</w:t>
      </w:r>
    </w:p>
    <w:p w14:paraId="3B6D5DC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size = 1e7;size &lt;= mxLen; size*=10){</w:t>
      </w:r>
    </w:p>
    <w:p w14:paraId="6DB433A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step = size;</w:t>
      </w:r>
    </w:p>
    <w:p w14:paraId="352F422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bool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once = false;</w:t>
      </w:r>
    </w:p>
    <w:p w14:paraId="71097E9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i = 1; i &lt; 10; i++)</w:t>
      </w:r>
    </w:p>
    <w:p w14:paraId="144AA8C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{</w:t>
      </w:r>
    </w:p>
    <w:p w14:paraId="0F396AB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if(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once &amp;&amp; size == mxLen) continue;</w:t>
      </w:r>
    </w:p>
    <w:p w14:paraId="28BF4CC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once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true;</w:t>
      </w:r>
    </w:p>
    <w:p w14:paraId="4DF0B8B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size = step*i;</w:t>
      </w:r>
    </w:p>
    <w:p w14:paraId="26EB498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array.clear(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2B7196D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array.resize(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size);</w:t>
      </w:r>
    </w:p>
    <w:p w14:paraId="3FB4902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size &lt;&lt; " ";</w:t>
      </w:r>
    </w:p>
    <w:p w14:paraId="0D0BA83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switch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(gen) {</w:t>
      </w:r>
    </w:p>
    <w:p w14:paraId="1340798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0:</w:t>
      </w:r>
    </w:p>
    <w:p w14:paraId="2B840BF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pipeOrgan(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03CAB76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12E9B8C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1:</w:t>
      </w:r>
    </w:p>
    <w:p w14:paraId="2B61F75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//gens::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absDensSequence(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685AB10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gens::m3killer(size);</w:t>
      </w:r>
    </w:p>
    <w:p w14:paraId="7A462D0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7139B34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2:</w:t>
      </w:r>
    </w:p>
    <w:p w14:paraId="4D9F163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pipeOrganMX(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6B230B3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3A72771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3:</w:t>
      </w:r>
    </w:p>
    <w:p w14:paraId="545001C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unevenSeq(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array.data(),array.size());</w:t>
      </w:r>
    </w:p>
    <w:p w14:paraId="1C61074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5160524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4:</w:t>
      </w:r>
    </w:p>
    <w:p w14:paraId="77407B4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unevenSorted(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array.data(),array.size(),array.size()/10);</w:t>
      </w:r>
    </w:p>
    <w:p w14:paraId="7FC7243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15C4694F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</w:p>
    <w:p w14:paraId="2B08B8C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5:</w:t>
      </w:r>
    </w:p>
    <w:p w14:paraId="08A5127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gens::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fullRandSequence(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array.data(),array.size(),0,255);</w:t>
      </w:r>
    </w:p>
    <w:p w14:paraId="3FC2423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1A72E97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}</w:t>
      </w:r>
    </w:p>
    <w:p w14:paraId="45721CA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//vector&lt;int&gt; sorted = array;</w:t>
      </w:r>
    </w:p>
    <w:p w14:paraId="45C2A1B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//std::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sort(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sorted.begin(),sorted.end());</w:t>
      </w:r>
    </w:p>
    <w:p w14:paraId="56C1C76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uint64_t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comparsions;</w:t>
      </w:r>
    </w:p>
    <w:p w14:paraId="630BE54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sel = 1; sel &lt;3; sel++){</w:t>
      </w:r>
    </w:p>
    <w:p w14:paraId="5A66CDD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uint64_t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sum = 0;</w:t>
      </w:r>
    </w:p>
    <w:p w14:paraId="34F3D28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for(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 t = 0; t&lt;4;t++){</w:t>
      </w:r>
    </w:p>
    <w:p w14:paraId="08DF5C1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k = size * t/4.0 ;</w:t>
      </w:r>
    </w:p>
    <w:p w14:paraId="7BDC547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vector&lt;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int&gt; c = array;</w:t>
      </w:r>
    </w:p>
    <w:p w14:paraId="4EA133F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copy = c.data();</w:t>
      </w:r>
    </w:p>
    <w:p w14:paraId="195389B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len = c.size();</w:t>
      </w:r>
    </w:p>
    <w:p w14:paraId="34D7C69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switch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(sel) {</w:t>
      </w:r>
    </w:p>
    <w:p w14:paraId="54E9774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0:</w:t>
      </w:r>
    </w:p>
    <w:p w14:paraId="1B91A70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3DC16EEA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std::nth_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element(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c.begin(),c.begin() + k,c.end());</w:t>
      </w:r>
    </w:p>
    <w:p w14:paraId="40C8E9C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76BCC71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//if(c[k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] !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= sorted[k]) cout &lt;&lt;"\n\n\n**********\nERR - STD\n" ;</w:t>
      </w:r>
    </w:p>
    <w:p w14:paraId="432F853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//comparsions = -1;</w:t>
      </w:r>
    </w:p>
    <w:p w14:paraId="11176FF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4B2F4BC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1:</w:t>
      </w:r>
    </w:p>
    <w:p w14:paraId="707A93C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{</w:t>
      </w:r>
    </w:p>
    <w:p w14:paraId="29839FD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max;</w:t>
      </w:r>
    </w:p>
    <w:p w14:paraId="3996F80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getMax(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copy,len,max);</w:t>
      </w:r>
    </w:p>
    <w:p w14:paraId="6FB716D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vector&lt;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int&gt; S;</w:t>
      </w:r>
    </w:p>
    <w:p w14:paraId="5DF4033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select::getSeq(S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,max,2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752BDEA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* s = S.data();</w:t>
      </w:r>
    </w:p>
    <w:p w14:paraId="2F094A5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sz = S.size();</w:t>
      </w:r>
    </w:p>
    <w:p w14:paraId="1275C2C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4ABCFCB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//cout &lt;&lt;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" genned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";</w:t>
      </w:r>
    </w:p>
    <w:p w14:paraId="4F38D95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select::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csSelectIter(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copy,k,len,s,sz);</w:t>
      </w:r>
    </w:p>
    <w:p w14:paraId="52F5DF8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comparsions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select::csselectComparsions;</w:t>
      </w:r>
    </w:p>
    <w:p w14:paraId="3D8D157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687E0EE9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//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if(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 != sorted[k])  cout &lt;&lt; v &lt;&lt; k &lt;&lt;sorted[k] &lt;&lt;"\n\n\n**********\nERR - CSselect\n" ;</w:t>
      </w:r>
    </w:p>
    <w:p w14:paraId="470EEAD1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22533C8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}</w:t>
      </w:r>
    </w:p>
    <w:p w14:paraId="6E45D06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case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2:</w:t>
      </w:r>
    </w:p>
    <w:p w14:paraId="0758AC3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{</w:t>
      </w:r>
    </w:p>
    <w:p w14:paraId="6FD3F88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select::selComparsions = 0;</w:t>
      </w:r>
    </w:p>
    <w:p w14:paraId="31F2032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begin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2C6F93F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v = select::select(copy,0,len-1,k);</w:t>
      </w:r>
    </w:p>
    <w:p w14:paraId="4F8BFEF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comparsions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select::selComparsions;</w:t>
      </w:r>
    </w:p>
    <w:p w14:paraId="48C0FED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end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= std::chrono::steady_clock::now();</w:t>
      </w:r>
    </w:p>
    <w:p w14:paraId="2EFDE91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//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if(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v != sorted[k])  cout &lt;&lt;"\n\n\n**********\nERR - FR\n" ;</w:t>
      </w:r>
    </w:p>
    <w:p w14:paraId="5DE3961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break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;</w:t>
      </w:r>
    </w:p>
    <w:p w14:paraId="7F017A1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}</w:t>
      </w:r>
    </w:p>
    <w:p w14:paraId="76B5DC1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}</w:t>
      </w:r>
    </w:p>
    <w:p w14:paraId="39C90B1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//sum += std::chrono::duration_cast&lt;std::chrono::milliseconds&gt;(end - begin).count();</w:t>
      </w:r>
    </w:p>
    <w:p w14:paraId="70BB35C3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sum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+= comparsions;</w:t>
      </w:r>
    </w:p>
    <w:p w14:paraId="590A73D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}</w:t>
      </w:r>
    </w:p>
    <w:p w14:paraId="010A346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sum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/= 4;</w:t>
      </w:r>
    </w:p>
    <w:p w14:paraId="7F892995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    std::cout &lt;&lt; sum &lt;&lt; " ";</w:t>
      </w:r>
    </w:p>
    <w:p w14:paraId="4C0D34FC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}</w:t>
      </w:r>
    </w:p>
    <w:p w14:paraId="31B696AB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&lt;&lt;endl;</w:t>
      </w:r>
    </w:p>
    <w:p w14:paraId="44BEDFE8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    }</w:t>
      </w:r>
    </w:p>
    <w:p w14:paraId="69A0B38D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    }</w:t>
      </w:r>
    </w:p>
    <w:p w14:paraId="5515141E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}</w:t>
      </w:r>
    </w:p>
    <w:p w14:paraId="24B1B252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cout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&lt;&lt; "\nEND\n";</w:t>
      </w:r>
    </w:p>
    <w:p w14:paraId="5012AB16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}</w:t>
      </w:r>
    </w:p>
    <w:p w14:paraId="773A46C7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int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main()</w:t>
      </w:r>
    </w:p>
    <w:p w14:paraId="3D662108" w14:textId="0627D3D0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{</w:t>
      </w:r>
    </w:p>
    <w:p w14:paraId="120E133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//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cmpr(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4102E5C4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lastRenderedPageBreak/>
        <w:t xml:space="preserve">    //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cmprLowRange(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27355510" w14:textId="77777777" w:rsidR="000714BF" w:rsidRPr="000714BF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 w:firstLine="0"/>
        <w:rPr>
          <w:rFonts w:ascii="Courier New" w:hAnsi="Courier New" w:cs="Courier New"/>
          <w:color w:val="000000"/>
          <w:sz w:val="21"/>
          <w:szCs w:val="21"/>
          <w:lang w:val="en-US"/>
        </w:rPr>
      </w:pPr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 xml:space="preserve">    //</w:t>
      </w:r>
      <w:proofErr w:type="gramStart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cmprSelect(</w:t>
      </w:r>
      <w:proofErr w:type="gramEnd"/>
      <w:r w:rsidRPr="000714BF">
        <w:rPr>
          <w:rFonts w:ascii="Courier New" w:hAnsi="Courier New" w:cs="Courier New"/>
          <w:color w:val="000000"/>
          <w:sz w:val="21"/>
          <w:szCs w:val="21"/>
          <w:lang w:val="en-US"/>
        </w:rPr>
        <w:t>);</w:t>
      </w:r>
    </w:p>
    <w:p w14:paraId="5E73ABB3" w14:textId="440D1DE1" w:rsidR="00EB513D" w:rsidRPr="001F1A23" w:rsidRDefault="000714BF" w:rsidP="000714BF">
      <w:pPr>
        <w:pStyle w:val="a3"/>
        <w:pBdr>
          <w:top w:val="single" w:sz="6" w:space="12" w:color="EAECF0"/>
          <w:left w:val="single" w:sz="6" w:space="12" w:color="EAECF0"/>
          <w:bottom w:val="single" w:sz="6" w:space="12" w:color="EAECF0"/>
          <w:right w:val="single" w:sz="6" w:space="12" w:color="EAECF0"/>
        </w:pBdr>
        <w:shd w:val="clear" w:color="auto" w:fill="F8F9FA"/>
        <w:ind w:left="0"/>
        <w:rPr>
          <w:rFonts w:ascii="Courier New" w:hAnsi="Courier New" w:cs="Courier New"/>
          <w:color w:val="000000"/>
          <w:sz w:val="21"/>
          <w:szCs w:val="21"/>
        </w:rPr>
      </w:pPr>
      <w:r w:rsidRPr="001F1A23">
        <w:rPr>
          <w:rFonts w:ascii="Courier New" w:hAnsi="Courier New" w:cs="Courier New"/>
          <w:color w:val="000000"/>
          <w:sz w:val="21"/>
          <w:szCs w:val="21"/>
        </w:rPr>
        <w:t>}</w:t>
      </w:r>
    </w:p>
    <w:p w14:paraId="046AB2A1" w14:textId="77777777" w:rsidR="003B7867" w:rsidRPr="001F1A23" w:rsidRDefault="00EB513D" w:rsidP="003B7867">
      <w:pPr>
        <w:pStyle w:val="1"/>
        <w:ind w:firstLine="0"/>
        <w:rPr>
          <w:rFonts w:ascii="Courier New" w:hAnsi="Courier New" w:cs="Courier New"/>
          <w:color w:val="000000"/>
          <w:sz w:val="21"/>
          <w:szCs w:val="21"/>
        </w:rPr>
      </w:pPr>
      <w:r w:rsidRPr="001F1A23">
        <w:rPr>
          <w:rFonts w:ascii="Courier New" w:hAnsi="Courier New" w:cs="Courier New"/>
          <w:color w:val="000000"/>
          <w:sz w:val="21"/>
          <w:szCs w:val="21"/>
        </w:rPr>
        <w:t xml:space="preserve">    </w:t>
      </w:r>
    </w:p>
    <w:p w14:paraId="04C224E6" w14:textId="0110138F" w:rsidR="00AF4AEC" w:rsidRPr="001F1A23" w:rsidRDefault="00AF4AEC">
      <w:pPr>
        <w:spacing w:line="259" w:lineRule="auto"/>
        <w:ind w:firstLine="0"/>
        <w:rPr>
          <w:rFonts w:ascii="Courier New" w:eastAsiaTheme="majorEastAsia" w:hAnsi="Courier New" w:cs="Courier New"/>
          <w:b/>
          <w:bCs/>
          <w:color w:val="000000"/>
          <w:sz w:val="21"/>
          <w:szCs w:val="21"/>
        </w:rPr>
      </w:pPr>
      <w:r w:rsidRPr="001F1A23">
        <w:rPr>
          <w:rFonts w:ascii="Courier New" w:eastAsiaTheme="majorEastAsia" w:hAnsi="Courier New" w:cs="Courier New"/>
          <w:b/>
          <w:bCs/>
          <w:color w:val="000000"/>
          <w:sz w:val="21"/>
          <w:szCs w:val="21"/>
        </w:rPr>
        <w:br w:type="page"/>
      </w:r>
    </w:p>
    <w:p w14:paraId="3161C3C8" w14:textId="77777777" w:rsidR="00AF4AEC" w:rsidRPr="00AF4AEC" w:rsidRDefault="00AF4AEC" w:rsidP="00AF4AEC">
      <w:pPr>
        <w:tabs>
          <w:tab w:val="right" w:pos="142"/>
          <w:tab w:val="left" w:pos="993"/>
        </w:tabs>
        <w:ind w:left="709" w:firstLine="0"/>
        <w:jc w:val="center"/>
        <w:rPr>
          <w:rFonts w:cs="Times New Roman"/>
          <w:b/>
          <w:szCs w:val="28"/>
        </w:rPr>
      </w:pPr>
      <w:r w:rsidRPr="00AF4AEC">
        <w:rPr>
          <w:rFonts w:cs="Times New Roman"/>
          <w:b/>
          <w:szCs w:val="28"/>
        </w:rPr>
        <w:lastRenderedPageBreak/>
        <w:t>Согласие на предоставление права использование произведения</w:t>
      </w:r>
    </w:p>
    <w:p w14:paraId="0EA09711" w14:textId="3A3F1EE7" w:rsidR="00AF4AEC" w:rsidRPr="00AF4AEC" w:rsidRDefault="00AF4AEC" w:rsidP="00AF4AEC">
      <w:pPr>
        <w:numPr>
          <w:ilvl w:val="0"/>
          <w:numId w:val="32"/>
        </w:numPr>
        <w:tabs>
          <w:tab w:val="right" w:pos="142"/>
          <w:tab w:val="left" w:pos="993"/>
        </w:tabs>
        <w:spacing w:after="0" w:line="259" w:lineRule="auto"/>
        <w:ind w:left="0" w:firstLine="709"/>
        <w:jc w:val="both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 xml:space="preserve">Я, </w:t>
      </w:r>
      <w:r>
        <w:rPr>
          <w:rFonts w:cs="Times New Roman"/>
          <w:szCs w:val="28"/>
        </w:rPr>
        <w:t>Челбухов Юрий Алексеевич</w:t>
      </w:r>
      <w:r w:rsidRPr="00AF4AEC">
        <w:rPr>
          <w:rFonts w:cs="Times New Roman"/>
          <w:szCs w:val="28"/>
        </w:rPr>
        <w:t>, (далее – «Автор»), действующий от своего имени, обязуюсь предоставить государственному бюджетному образовательному учреждению высшего образования Московской области Университет «Дубна» (далее «Пользователь») право использования произведения в установленных настоящим Согласием пределах.</w:t>
      </w:r>
    </w:p>
    <w:p w14:paraId="41D01E9F" w14:textId="77777777" w:rsidR="00AF4AEC" w:rsidRPr="00AF4AEC" w:rsidRDefault="00AF4AEC" w:rsidP="00AF4AEC">
      <w:pPr>
        <w:numPr>
          <w:ilvl w:val="0"/>
          <w:numId w:val="32"/>
        </w:numPr>
        <w:tabs>
          <w:tab w:val="right" w:pos="142"/>
          <w:tab w:val="left" w:pos="993"/>
        </w:tabs>
        <w:spacing w:after="0" w:line="259" w:lineRule="auto"/>
        <w:ind w:left="0" w:firstLine="709"/>
        <w:jc w:val="both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 xml:space="preserve"> Объектом авторских прав, право </w:t>
      </w:r>
      <w:proofErr w:type="gramStart"/>
      <w:r w:rsidRPr="00AF4AEC">
        <w:rPr>
          <w:rFonts w:cs="Times New Roman"/>
          <w:szCs w:val="28"/>
        </w:rPr>
        <w:t>использования</w:t>
      </w:r>
      <w:proofErr w:type="gramEnd"/>
      <w:r w:rsidRPr="00AF4AEC">
        <w:rPr>
          <w:rFonts w:cs="Times New Roman"/>
          <w:szCs w:val="28"/>
        </w:rPr>
        <w:t xml:space="preserve"> которого представляется по настоящему Согласию, является выпускная квалификационная работа на тему </w:t>
      </w:r>
    </w:p>
    <w:p w14:paraId="6833A37C" w14:textId="71B4307B" w:rsidR="00AF4AEC" w:rsidRPr="00AF4AEC" w:rsidRDefault="00AF4AEC" w:rsidP="00FA3FA4">
      <w:pPr>
        <w:tabs>
          <w:tab w:val="right" w:pos="142"/>
          <w:tab w:val="left" w:pos="993"/>
        </w:tabs>
        <w:ind w:firstLine="0"/>
        <w:jc w:val="both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«</w:t>
      </w:r>
      <w:r w:rsidRPr="00AF4AEC">
        <w:rPr>
          <w:rFonts w:cs="Times New Roman"/>
          <w:szCs w:val="28"/>
          <w:u w:val="single"/>
        </w:rPr>
        <w:t>Реализация </w:t>
      </w:r>
      <w:r w:rsidR="00FA3FA4">
        <w:rPr>
          <w:rFonts w:cs="Times New Roman"/>
          <w:szCs w:val="28"/>
          <w:u w:val="single"/>
        </w:rPr>
        <w:t>алгоритмов сортировки, выбора и поиска на основе порождающих последовательностей</w:t>
      </w:r>
      <w:r w:rsidRPr="00AF4AEC">
        <w:rPr>
          <w:rFonts w:cs="Times New Roman"/>
          <w:szCs w:val="28"/>
          <w:u w:val="single"/>
        </w:rPr>
        <w:t>»</w:t>
      </w:r>
      <w:r w:rsidRPr="00AF4AEC">
        <w:rPr>
          <w:rFonts w:cs="Times New Roman"/>
          <w:szCs w:val="28"/>
        </w:rPr>
        <w:t>_</w:t>
      </w:r>
      <w:r w:rsidR="00FA3FA4">
        <w:rPr>
          <w:rFonts w:cs="Times New Roman"/>
          <w:szCs w:val="28"/>
        </w:rPr>
        <w:t>_______________________</w:t>
      </w:r>
      <w:r w:rsidRPr="00AF4AEC">
        <w:rPr>
          <w:rFonts w:cs="Times New Roman"/>
          <w:szCs w:val="28"/>
        </w:rPr>
        <w:t>__________ __________________________________________________________________</w:t>
      </w:r>
    </w:p>
    <w:p w14:paraId="2013B134" w14:textId="77777777" w:rsidR="00AF4AEC" w:rsidRPr="00AF4AEC" w:rsidRDefault="00AF4AEC" w:rsidP="00AF4AEC">
      <w:pPr>
        <w:tabs>
          <w:tab w:val="right" w:pos="142"/>
          <w:tab w:val="left" w:pos="993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 xml:space="preserve">____________________________________________________________________________________________________________________________________ </w:t>
      </w:r>
    </w:p>
    <w:p w14:paraId="2E81D39C" w14:textId="77777777" w:rsidR="00AF4AEC" w:rsidRPr="00AF4AEC" w:rsidRDefault="00AF4AEC" w:rsidP="00AF4AEC">
      <w:pPr>
        <w:tabs>
          <w:tab w:val="right" w:pos="142"/>
          <w:tab w:val="left" w:pos="993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 xml:space="preserve">в дальнейшем </w:t>
      </w:r>
      <w:proofErr w:type="gramStart"/>
      <w:r w:rsidRPr="00AF4AEC">
        <w:rPr>
          <w:rFonts w:cs="Times New Roman"/>
          <w:szCs w:val="28"/>
        </w:rPr>
        <w:t>именуемая</w:t>
      </w:r>
      <w:proofErr w:type="gramEnd"/>
      <w:r w:rsidRPr="00AF4AEC">
        <w:rPr>
          <w:rFonts w:cs="Times New Roman"/>
          <w:szCs w:val="28"/>
        </w:rPr>
        <w:t xml:space="preserve"> «Произведение».</w:t>
      </w:r>
    </w:p>
    <w:p w14:paraId="459FD898" w14:textId="77777777" w:rsidR="00AF4AEC" w:rsidRPr="00AF4AEC" w:rsidRDefault="00AF4AEC" w:rsidP="00AF4AEC">
      <w:pPr>
        <w:numPr>
          <w:ilvl w:val="0"/>
          <w:numId w:val="32"/>
        </w:numPr>
        <w:tabs>
          <w:tab w:val="right" w:pos="142"/>
        </w:tabs>
        <w:spacing w:after="0" w:line="259" w:lineRule="auto"/>
        <w:ind w:left="0" w:firstLine="709"/>
        <w:jc w:val="both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Основные условия предоставления прав на использование произведения:</w:t>
      </w:r>
    </w:p>
    <w:p w14:paraId="20451FA7" w14:textId="77777777" w:rsidR="00AF4AEC" w:rsidRPr="00AF4AEC" w:rsidRDefault="00AF4AEC" w:rsidP="00AF4AEC">
      <w:pPr>
        <w:numPr>
          <w:ilvl w:val="1"/>
          <w:numId w:val="32"/>
        </w:numPr>
        <w:tabs>
          <w:tab w:val="right" w:pos="142"/>
        </w:tabs>
        <w:spacing w:after="0" w:line="259" w:lineRule="auto"/>
        <w:jc w:val="both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Разрешенные способы использования Произведения:</w:t>
      </w:r>
    </w:p>
    <w:p w14:paraId="16DC1ABE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- включение Произведения в цифровом виде в электронно-библиотечную систему университета (филиала);</w:t>
      </w:r>
    </w:p>
    <w:p w14:paraId="14FAB308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- извлечение метаданных Произведения и дальнейшее их использование;</w:t>
      </w:r>
    </w:p>
    <w:p w14:paraId="70B302BC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- создание страховых электронных копий Произведения на материальных носителях (</w:t>
      </w:r>
      <w:r w:rsidRPr="00AF4AEC">
        <w:rPr>
          <w:rFonts w:cs="Times New Roman"/>
          <w:szCs w:val="28"/>
          <w:lang w:val="en-US"/>
        </w:rPr>
        <w:t>CD</w:t>
      </w:r>
      <w:r w:rsidRPr="00AF4AEC">
        <w:rPr>
          <w:rFonts w:cs="Times New Roman"/>
          <w:szCs w:val="28"/>
        </w:rPr>
        <w:t xml:space="preserve">-, </w:t>
      </w:r>
      <w:r w:rsidRPr="00AF4AEC">
        <w:rPr>
          <w:rFonts w:cs="Times New Roman"/>
          <w:szCs w:val="28"/>
          <w:lang w:val="en-US"/>
        </w:rPr>
        <w:t>DVD</w:t>
      </w:r>
      <w:r w:rsidRPr="00AF4AEC">
        <w:rPr>
          <w:rFonts w:cs="Times New Roman"/>
          <w:szCs w:val="28"/>
        </w:rPr>
        <w:t>-дисках и т.п.) для хранения в библиотечной системе университета (филиала);</w:t>
      </w:r>
    </w:p>
    <w:p w14:paraId="1E7CD56B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- доведение      Произведения      до      всеобщего      сведения, включая</w:t>
      </w:r>
    </w:p>
    <w:p w14:paraId="36142BBC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использование в открытых и закрытых сетях (в открытых сетях – в аннотированном виде, в закрытых сетях – в объеме электронной версии Произведения, предоставленной Автором).</w:t>
      </w:r>
    </w:p>
    <w:p w14:paraId="3EDE982C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3.2. Территория использования: на территории всего мира.</w:t>
      </w:r>
    </w:p>
    <w:p w14:paraId="7C80B7C2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lastRenderedPageBreak/>
        <w:t>3.3. Срок использования: в течение срока действия исключительных прав.</w:t>
      </w:r>
    </w:p>
    <w:p w14:paraId="71167D44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 xml:space="preserve">3.4. Право </w:t>
      </w:r>
      <w:proofErr w:type="spellStart"/>
      <w:r w:rsidRPr="00AF4AEC">
        <w:rPr>
          <w:rFonts w:cs="Times New Roman"/>
          <w:szCs w:val="28"/>
        </w:rPr>
        <w:t>сублицензирования</w:t>
      </w:r>
      <w:proofErr w:type="spellEnd"/>
      <w:r w:rsidRPr="00AF4AEC">
        <w:rPr>
          <w:rFonts w:cs="Times New Roman"/>
          <w:szCs w:val="28"/>
        </w:rPr>
        <w:t xml:space="preserve"> и дальнейшей передачи полученных прав: без права </w:t>
      </w:r>
      <w:proofErr w:type="spellStart"/>
      <w:r w:rsidRPr="00AF4AEC">
        <w:rPr>
          <w:rFonts w:cs="Times New Roman"/>
          <w:szCs w:val="28"/>
        </w:rPr>
        <w:t>сублицензирования</w:t>
      </w:r>
      <w:proofErr w:type="spellEnd"/>
      <w:r w:rsidRPr="00AF4AEC">
        <w:rPr>
          <w:rFonts w:cs="Times New Roman"/>
          <w:szCs w:val="28"/>
        </w:rPr>
        <w:t xml:space="preserve"> и передачи прав.</w:t>
      </w:r>
    </w:p>
    <w:p w14:paraId="06D09A35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3.5. Вознаграждение за предоставление лицензии: предоставляется безвозмездно.</w:t>
      </w:r>
    </w:p>
    <w:p w14:paraId="0BB8AA84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 xml:space="preserve">4. </w:t>
      </w:r>
      <w:proofErr w:type="gramStart"/>
      <w:r w:rsidRPr="00AF4AEC">
        <w:rPr>
          <w:rFonts w:cs="Times New Roman"/>
          <w:szCs w:val="28"/>
        </w:rPr>
        <w:t>Автор гарантирует идентичность передаваемой электронной копии Произведения и печатного варианта с учетом права Автора на изъятие из электронной копии Произведения производственных, технических, экономических, организационных и других сведений, в том числе о результатах интеллектуальной деятельности в научно-технической сфере,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лицам.</w:t>
      </w:r>
      <w:proofErr w:type="gramEnd"/>
    </w:p>
    <w:p w14:paraId="46723377" w14:textId="77777777" w:rsidR="00AF4AEC" w:rsidRPr="00AF4AEC" w:rsidRDefault="00AF4AEC" w:rsidP="00AF4AEC">
      <w:pPr>
        <w:tabs>
          <w:tab w:val="right" w:pos="142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5. Автор гарантирует, что подписание настоящего Согласия не приведет к нарушению авторских прав или иных прав интеллектуальной собственности третьих лиц.</w:t>
      </w:r>
    </w:p>
    <w:p w14:paraId="262D27D6" w14:textId="77777777" w:rsidR="00AF4AEC" w:rsidRPr="00AF4AEC" w:rsidRDefault="00AF4AEC" w:rsidP="00AF4AEC">
      <w:pPr>
        <w:tabs>
          <w:tab w:val="right" w:pos="142"/>
        </w:tabs>
        <w:spacing w:line="259" w:lineRule="auto"/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 xml:space="preserve">«    » </w:t>
      </w:r>
      <w:proofErr w:type="gramStart"/>
      <w:r w:rsidRPr="00AF4AEC">
        <w:rPr>
          <w:rFonts w:cs="Times New Roman"/>
          <w:szCs w:val="28"/>
        </w:rPr>
        <w:t>и</w:t>
      </w:r>
      <w:proofErr w:type="gramEnd"/>
      <w:r w:rsidRPr="00AF4AEC">
        <w:rPr>
          <w:rFonts w:cs="Times New Roman"/>
          <w:szCs w:val="28"/>
        </w:rPr>
        <w:t>юня 2021 г.</w:t>
      </w:r>
      <w:r w:rsidRPr="00AF4AEC">
        <w:rPr>
          <w:rFonts w:cs="Times New Roman"/>
          <w:szCs w:val="28"/>
        </w:rPr>
        <w:tab/>
        <w:t>______________/_________________/</w:t>
      </w:r>
    </w:p>
    <w:p w14:paraId="2D5DFAC9" w14:textId="77777777" w:rsidR="00AF4AEC" w:rsidRPr="00AF4AEC" w:rsidRDefault="00AF4AEC" w:rsidP="00AF4AEC">
      <w:pPr>
        <w:tabs>
          <w:tab w:val="right" w:pos="142"/>
        </w:tabs>
        <w:spacing w:line="259" w:lineRule="auto"/>
        <w:ind w:firstLine="0"/>
        <w:rPr>
          <w:rFonts w:cs="Times New Roman"/>
          <w:i/>
          <w:szCs w:val="28"/>
        </w:rPr>
      </w:pPr>
      <w:r w:rsidRPr="00AF4AEC">
        <w:rPr>
          <w:rFonts w:cs="Times New Roman"/>
          <w:szCs w:val="28"/>
        </w:rPr>
        <w:t xml:space="preserve">  </w:t>
      </w:r>
      <w:r w:rsidRPr="00AF4AEC">
        <w:rPr>
          <w:rFonts w:cs="Times New Roman"/>
          <w:szCs w:val="28"/>
        </w:rPr>
        <w:tab/>
      </w:r>
      <w:r w:rsidRPr="00AF4AEC">
        <w:rPr>
          <w:rFonts w:cs="Times New Roman"/>
          <w:szCs w:val="28"/>
        </w:rPr>
        <w:tab/>
      </w:r>
      <w:r w:rsidRPr="00AF4AEC">
        <w:rPr>
          <w:rFonts w:cs="Times New Roman"/>
          <w:szCs w:val="28"/>
        </w:rPr>
        <w:tab/>
      </w:r>
      <w:r w:rsidRPr="00AF4AEC">
        <w:rPr>
          <w:rFonts w:cs="Times New Roman"/>
          <w:szCs w:val="28"/>
        </w:rPr>
        <w:tab/>
        <w:t xml:space="preserve">     </w:t>
      </w:r>
      <w:r w:rsidRPr="00AF4AEC">
        <w:rPr>
          <w:rFonts w:cs="Times New Roman"/>
          <w:i/>
          <w:szCs w:val="28"/>
        </w:rPr>
        <w:t>подпись</w:t>
      </w:r>
      <w:r w:rsidRPr="00AF4AEC">
        <w:rPr>
          <w:rFonts w:cs="Times New Roman"/>
          <w:i/>
          <w:szCs w:val="28"/>
        </w:rPr>
        <w:tab/>
        <w:t xml:space="preserve">                 Фамилия И.О.</w:t>
      </w:r>
    </w:p>
    <w:p w14:paraId="096AB3C9" w14:textId="77777777" w:rsidR="00AF4AEC" w:rsidRPr="00AF4AEC" w:rsidRDefault="00AF4AEC" w:rsidP="00AF4AEC">
      <w:pPr>
        <w:tabs>
          <w:tab w:val="right" w:pos="142"/>
          <w:tab w:val="left" w:pos="993"/>
        </w:tabs>
        <w:ind w:firstLine="0"/>
        <w:rPr>
          <w:rFonts w:cs="Times New Roman"/>
          <w:szCs w:val="28"/>
        </w:rPr>
      </w:pPr>
    </w:p>
    <w:p w14:paraId="5D7FD36D" w14:textId="77777777" w:rsidR="00AF4AEC" w:rsidRPr="00AF4AEC" w:rsidRDefault="00AF4AEC" w:rsidP="00AF4AEC">
      <w:pPr>
        <w:tabs>
          <w:tab w:val="left" w:pos="6435"/>
          <w:tab w:val="right" w:pos="9355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Выпускная квалификационная работа – бакалаврская работа выполнена мной самостоятельно. Использованные в работе материалы и концепции из опубликованной научной литературы и других источников имеют ссылки на них.</w:t>
      </w:r>
    </w:p>
    <w:p w14:paraId="0BDED94A" w14:textId="77777777" w:rsidR="00AF4AEC" w:rsidRPr="00AF4AEC" w:rsidRDefault="00AF4AEC" w:rsidP="00AF4AEC">
      <w:pPr>
        <w:shd w:val="clear" w:color="auto" w:fill="FFFFFF"/>
        <w:tabs>
          <w:tab w:val="left" w:leader="underscore" w:pos="2088"/>
        </w:tabs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Отпечатано в ______экземпляре.</w:t>
      </w:r>
    </w:p>
    <w:p w14:paraId="7F429371" w14:textId="77777777" w:rsidR="00AF4AEC" w:rsidRPr="00AF4AEC" w:rsidRDefault="00AF4AEC" w:rsidP="00AF4AEC">
      <w:pPr>
        <w:shd w:val="clear" w:color="auto" w:fill="FFFFFF"/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>Один экземпляр сдан на кафедру</w:t>
      </w:r>
    </w:p>
    <w:p w14:paraId="381F52A8" w14:textId="77777777" w:rsidR="00AF4AEC" w:rsidRPr="00AF4AEC" w:rsidRDefault="00AF4AEC" w:rsidP="00AF4AEC">
      <w:pPr>
        <w:shd w:val="clear" w:color="auto" w:fill="FFFFFF"/>
        <w:spacing w:line="259" w:lineRule="auto"/>
        <w:ind w:firstLine="0"/>
        <w:rPr>
          <w:rFonts w:cs="Times New Roman"/>
          <w:szCs w:val="28"/>
        </w:rPr>
      </w:pPr>
      <w:r w:rsidRPr="00AF4AEC">
        <w:rPr>
          <w:rFonts w:cs="Times New Roman"/>
          <w:szCs w:val="28"/>
        </w:rPr>
        <w:t xml:space="preserve">«     » июня 2021 г. </w:t>
      </w:r>
      <w:r w:rsidRPr="00AF4AEC">
        <w:rPr>
          <w:rFonts w:cs="Times New Roman"/>
          <w:szCs w:val="28"/>
        </w:rPr>
        <w:tab/>
      </w:r>
    </w:p>
    <w:p w14:paraId="24B2D392" w14:textId="77777777" w:rsidR="00AF4AEC" w:rsidRPr="00AF4AEC" w:rsidRDefault="00AF4AEC" w:rsidP="00AF4AEC">
      <w:pPr>
        <w:shd w:val="clear" w:color="auto" w:fill="FFFFFF"/>
        <w:spacing w:line="259" w:lineRule="auto"/>
        <w:ind w:firstLine="0"/>
        <w:rPr>
          <w:rFonts w:cs="Times New Roman"/>
          <w:i/>
          <w:szCs w:val="28"/>
        </w:rPr>
      </w:pPr>
      <w:r w:rsidRPr="00AF4AEC">
        <w:rPr>
          <w:rFonts w:cs="Times New Roman"/>
          <w:szCs w:val="28"/>
        </w:rPr>
        <w:lastRenderedPageBreak/>
        <w:t xml:space="preserve">   </w:t>
      </w:r>
      <w:r w:rsidRPr="00AF4AEC">
        <w:rPr>
          <w:rFonts w:cs="Times New Roman"/>
          <w:szCs w:val="28"/>
        </w:rPr>
        <w:tab/>
      </w:r>
      <w:r w:rsidRPr="00AF4AEC">
        <w:rPr>
          <w:rFonts w:cs="Times New Roman"/>
          <w:szCs w:val="28"/>
        </w:rPr>
        <w:tab/>
        <w:t xml:space="preserve">                                                                                                                          ____________________</w:t>
      </w:r>
      <w:r w:rsidRPr="00AF4AEC">
        <w:rPr>
          <w:rFonts w:cs="Times New Roman"/>
          <w:szCs w:val="28"/>
        </w:rPr>
        <w:tab/>
      </w:r>
      <w:r w:rsidRPr="00AF4AEC">
        <w:rPr>
          <w:rFonts w:cs="Times New Roman"/>
          <w:szCs w:val="28"/>
        </w:rPr>
        <w:tab/>
      </w:r>
      <w:r w:rsidRPr="00AF4AEC">
        <w:rPr>
          <w:rFonts w:cs="Times New Roman"/>
          <w:szCs w:val="28"/>
        </w:rPr>
        <w:tab/>
      </w:r>
      <w:r w:rsidRPr="00AF4AEC">
        <w:rPr>
          <w:rFonts w:cs="Times New Roman"/>
          <w:szCs w:val="28"/>
        </w:rPr>
        <w:tab/>
        <w:t>________________________</w:t>
      </w:r>
      <w:r w:rsidRPr="00AF4AEC">
        <w:rPr>
          <w:rFonts w:cs="Times New Roman"/>
          <w:i/>
          <w:szCs w:val="28"/>
        </w:rPr>
        <w:t xml:space="preserve">  </w:t>
      </w:r>
    </w:p>
    <w:p w14:paraId="7B6B4806" w14:textId="77777777" w:rsidR="00AF4AEC" w:rsidRPr="00AF4AEC" w:rsidRDefault="00AF4AEC" w:rsidP="00AF4AEC">
      <w:pPr>
        <w:shd w:val="clear" w:color="auto" w:fill="FFFFFF"/>
        <w:spacing w:line="259" w:lineRule="auto"/>
        <w:ind w:firstLine="0"/>
        <w:rPr>
          <w:rFonts w:cs="Times New Roman"/>
          <w:szCs w:val="28"/>
        </w:rPr>
      </w:pPr>
      <w:r w:rsidRPr="00AF4AEC">
        <w:rPr>
          <w:rFonts w:cs="Times New Roman"/>
          <w:i/>
          <w:szCs w:val="28"/>
        </w:rPr>
        <w:t xml:space="preserve">   подпись</w:t>
      </w:r>
      <w:r w:rsidRPr="00AF4AEC">
        <w:rPr>
          <w:rFonts w:cs="Times New Roman"/>
          <w:i/>
          <w:szCs w:val="28"/>
        </w:rPr>
        <w:tab/>
        <w:t xml:space="preserve">                                                                                    Фамилия И.О.</w:t>
      </w:r>
    </w:p>
    <w:p w14:paraId="60CAF431" w14:textId="77777777" w:rsidR="004075C6" w:rsidRPr="00AF4AEC" w:rsidRDefault="004075C6" w:rsidP="00EB4DFE">
      <w:pPr>
        <w:spacing w:line="259" w:lineRule="auto"/>
        <w:ind w:firstLine="0"/>
        <w:rPr>
          <w:rFonts w:ascii="Courier New" w:eastAsiaTheme="majorEastAsia" w:hAnsi="Courier New" w:cs="Courier New"/>
          <w:b/>
          <w:bCs/>
          <w:color w:val="000000"/>
          <w:sz w:val="21"/>
          <w:szCs w:val="21"/>
        </w:rPr>
      </w:pPr>
    </w:p>
    <w:sectPr w:rsidR="004075C6" w:rsidRPr="00AF4AEC" w:rsidSect="00F83FAA">
      <w:footerReference w:type="default" r:id="rId57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34" w:author="Admin" w:date="2021-06-17T12:42:00Z" w:initials="A">
    <w:p w14:paraId="3018CCC0" w14:textId="26D5AA40" w:rsidR="00F86FDD" w:rsidRPr="001F1A23" w:rsidRDefault="00F86FDD" w:rsidP="001F1A23">
      <w:pPr>
        <w:pStyle w:val="a7"/>
        <w:ind w:firstLine="0"/>
      </w:pPr>
      <w:r>
        <w:rPr>
          <w:rStyle w:val="a6"/>
        </w:rPr>
        <w:annotationRef/>
      </w:r>
      <w:r>
        <w:t>Номера страниц</w:t>
      </w:r>
    </w:p>
  </w:comment>
  <w:comment w:id="41" w:author="Admin" w:date="2021-06-17T12:44:00Z" w:initials="A">
    <w:p w14:paraId="45B2CE23" w14:textId="0CF27872" w:rsidR="00F86FDD" w:rsidRDefault="00F86FDD">
      <w:pPr>
        <w:pStyle w:val="a7"/>
      </w:pPr>
      <w:r>
        <w:rPr>
          <w:rStyle w:val="a6"/>
        </w:rPr>
        <w:annotationRef/>
      </w:r>
      <w:r>
        <w:t>Задачи с презентации</w:t>
      </w:r>
    </w:p>
  </w:comment>
  <w:comment w:id="48" w:author="Admin" w:date="2021-06-17T12:49:00Z" w:initials="A">
    <w:p w14:paraId="0D1D3ACF" w14:textId="7902278E" w:rsidR="00F86FDD" w:rsidRPr="006A1E2E" w:rsidRDefault="00F86FDD">
      <w:pPr>
        <w:pStyle w:val="a7"/>
      </w:pPr>
      <w:r>
        <w:rPr>
          <w:rStyle w:val="a6"/>
        </w:rPr>
        <w:annotationRef/>
      </w:r>
      <w:r>
        <w:t>Что это значит</w:t>
      </w:r>
      <w:r>
        <w:rPr>
          <w:lang w:val="en-US"/>
        </w:rPr>
        <w:t>?</w:t>
      </w:r>
    </w:p>
  </w:comment>
  <w:comment w:id="54" w:author="Admin" w:date="2021-06-17T12:54:00Z" w:initials="A">
    <w:p w14:paraId="147A303B" w14:textId="415C8619" w:rsidR="00F86FDD" w:rsidRDefault="00F86FDD">
      <w:pPr>
        <w:pStyle w:val="a7"/>
      </w:pPr>
      <w:r>
        <w:rPr>
          <w:rStyle w:val="a6"/>
        </w:rPr>
        <w:annotationRef/>
      </w:r>
      <w:r>
        <w:t>Как в презентации</w:t>
      </w:r>
    </w:p>
  </w:comment>
  <w:comment w:id="73" w:author="Admin" w:date="2021-06-17T13:06:00Z" w:initials="A">
    <w:p w14:paraId="67547B82" w14:textId="4317C18B" w:rsidR="00F86FDD" w:rsidRPr="00020596" w:rsidRDefault="00F86FDD">
      <w:pPr>
        <w:pStyle w:val="a7"/>
        <w:rPr>
          <w:lang w:val="en-US"/>
        </w:rPr>
      </w:pPr>
      <w:r>
        <w:rPr>
          <w:rStyle w:val="a6"/>
        </w:rPr>
        <w:annotationRef/>
      </w:r>
      <w:r>
        <w:t>Что за ряды</w:t>
      </w:r>
      <w:r>
        <w:rPr>
          <w:lang w:val="en-US"/>
        </w:rPr>
        <w:t>?</w:t>
      </w:r>
    </w:p>
  </w:comment>
  <w:comment w:id="90" w:author="Admin" w:date="2021-06-17T13:13:00Z" w:initials="A">
    <w:p w14:paraId="5DD055CE" w14:textId="5C35F64A" w:rsidR="00F86FDD" w:rsidRDefault="00F86FDD">
      <w:pPr>
        <w:pStyle w:val="a7"/>
      </w:pPr>
      <w:r>
        <w:rPr>
          <w:rStyle w:val="a6"/>
        </w:rPr>
        <w:annotationRef/>
      </w:r>
      <w:r>
        <w:t>Со слайдов</w:t>
      </w:r>
    </w:p>
  </w:comment>
  <w:comment w:id="103" w:author="Admin" w:date="2021-06-17T13:20:00Z" w:initials="A">
    <w:p w14:paraId="313C229E" w14:textId="3E8A7550" w:rsidR="00F86FDD" w:rsidRPr="00A126A1" w:rsidRDefault="00F86FDD">
      <w:pPr>
        <w:pStyle w:val="a7"/>
      </w:pPr>
      <w:r>
        <w:rPr>
          <w:rStyle w:val="a6"/>
        </w:rPr>
        <w:annotationRef/>
      </w:r>
      <w:proofErr w:type="spellStart"/>
      <w:r>
        <w:rPr>
          <w:lang w:val="en-US"/>
        </w:rPr>
        <w:t>k+n</w:t>
      </w:r>
      <w:proofErr w:type="spellEnd"/>
      <w:r>
        <w:rPr>
          <w:lang w:val="en-US"/>
        </w:rPr>
        <w:t xml:space="preserve"> </w:t>
      </w:r>
      <w:r>
        <w:t>в скобках</w:t>
      </w:r>
    </w:p>
  </w:comment>
  <w:comment w:id="110" w:author="Admin" w:date="2021-06-17T13:24:00Z" w:initials="A">
    <w:p w14:paraId="0328FAA5" w14:textId="7D113EAD" w:rsidR="00F86FDD" w:rsidRPr="00C23DDF" w:rsidRDefault="00F86FDD">
      <w:pPr>
        <w:pStyle w:val="a7"/>
      </w:pPr>
      <w:r>
        <w:rPr>
          <w:rStyle w:val="a6"/>
        </w:rPr>
        <w:annotationRef/>
      </w:r>
      <w:r>
        <w:t>Этого обозначения у Вас нет</w:t>
      </w:r>
    </w:p>
  </w:comment>
  <w:comment w:id="137" w:author="Admin" w:date="2021-06-17T13:45:00Z" w:initials="A">
    <w:p w14:paraId="71310319" w14:textId="38F737BB" w:rsidR="00852EC8" w:rsidRDefault="00852EC8">
      <w:pPr>
        <w:pStyle w:val="a7"/>
      </w:pPr>
      <w:r>
        <w:rPr>
          <w:rStyle w:val="a6"/>
        </w:rPr>
        <w:annotationRef/>
      </w:r>
      <w:r>
        <w:t>Что-то не так</w:t>
      </w:r>
    </w:p>
  </w:comment>
  <w:comment w:id="140" w:author="Admin" w:date="2021-06-17T13:47:00Z" w:initials="A">
    <w:p w14:paraId="29C3E6D9" w14:textId="37176F00" w:rsidR="00852EC8" w:rsidRDefault="00852EC8">
      <w:pPr>
        <w:pStyle w:val="a7"/>
      </w:pPr>
      <w:r>
        <w:rPr>
          <w:rStyle w:val="a6"/>
        </w:rPr>
        <w:annotationRef/>
      </w:r>
      <w:r>
        <w:t>Что-то опять не так</w:t>
      </w:r>
    </w:p>
  </w:comment>
  <w:comment w:id="143" w:author="Admin" w:date="2021-06-17T13:48:00Z" w:initials="A">
    <w:p w14:paraId="04FBDF22" w14:textId="5264159C" w:rsidR="00852EC8" w:rsidRDefault="00852EC8">
      <w:pPr>
        <w:pStyle w:val="a7"/>
      </w:pPr>
      <w:r>
        <w:rPr>
          <w:rStyle w:val="a6"/>
        </w:rPr>
        <w:annotationRef/>
      </w:r>
      <w:r>
        <w:t>Опять что-то не то</w:t>
      </w:r>
    </w:p>
  </w:comment>
  <w:comment w:id="146" w:author="Admin" w:date="2021-06-17T13:49:00Z" w:initials="A">
    <w:p w14:paraId="7C6C0919" w14:textId="14617454" w:rsidR="00852EC8" w:rsidRDefault="00852EC8">
      <w:pPr>
        <w:pStyle w:val="a7"/>
      </w:pPr>
      <w:r>
        <w:rPr>
          <w:rStyle w:val="a6"/>
        </w:rPr>
        <w:annotationRef/>
      </w:r>
      <w:r>
        <w:t xml:space="preserve">И здесь что-то не </w:t>
      </w:r>
      <w:r>
        <w:t>то</w:t>
      </w:r>
      <w:bookmarkStart w:id="147" w:name="_GoBack"/>
      <w:bookmarkEnd w:id="147"/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5629DEF" w14:textId="77777777" w:rsidR="00F86FDD" w:rsidRDefault="00F86FDD" w:rsidP="00F83FAA">
      <w:pPr>
        <w:spacing w:after="0" w:line="240" w:lineRule="auto"/>
      </w:pPr>
      <w:r>
        <w:separator/>
      </w:r>
    </w:p>
  </w:endnote>
  <w:endnote w:type="continuationSeparator" w:id="0">
    <w:p w14:paraId="6DDCAFA8" w14:textId="77777777" w:rsidR="00F86FDD" w:rsidRDefault="00F86FDD" w:rsidP="00F83F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altName w:val="Arial"/>
    <w:charset w:val="CC"/>
    <w:family w:val="swiss"/>
    <w:pitch w:val="variable"/>
    <w:sig w:usb0="00000000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Liberation Serif">
    <w:altName w:val="Times New Roman"/>
    <w:charset w:val="00"/>
    <w:family w:val="roman"/>
    <w:pitch w:val="variable"/>
  </w:font>
  <w:font w:name="AR PL SungtiL GB"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A00DF0" w14:textId="13C1E312" w:rsidR="00F86FDD" w:rsidRDefault="00F86FDD">
    <w:pPr>
      <w:pStyle w:val="af5"/>
      <w:jc w:val="center"/>
    </w:pPr>
  </w:p>
  <w:p w14:paraId="1D0FCD28" w14:textId="77777777" w:rsidR="00F86FDD" w:rsidRPr="00DE392A" w:rsidRDefault="00F86FDD">
    <w:pPr>
      <w:pStyle w:val="af5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475314" w14:textId="1A4AFCFC" w:rsidR="00F86FDD" w:rsidRDefault="00F86FDD">
    <w:pPr>
      <w:pStyle w:val="af5"/>
      <w:jc w:val="center"/>
    </w:pPr>
  </w:p>
  <w:p w14:paraId="5DE4DEE1" w14:textId="77777777" w:rsidR="00F86FDD" w:rsidRDefault="00F86FDD">
    <w:pPr>
      <w:pStyle w:val="af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5255435"/>
      <w:docPartObj>
        <w:docPartGallery w:val="Page Numbers (Bottom of Page)"/>
        <w:docPartUnique/>
      </w:docPartObj>
    </w:sdtPr>
    <w:sdtContent>
      <w:p w14:paraId="64D39E2C" w14:textId="77777777" w:rsidR="00F86FDD" w:rsidRDefault="00F86FDD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2EC8">
          <w:rPr>
            <w:noProof/>
          </w:rPr>
          <w:t>81</w:t>
        </w:r>
        <w:r>
          <w:fldChar w:fldCharType="end"/>
        </w:r>
      </w:p>
    </w:sdtContent>
  </w:sdt>
  <w:p w14:paraId="2567EE01" w14:textId="77777777" w:rsidR="00F86FDD" w:rsidRPr="00DE392A" w:rsidRDefault="00F86FDD">
    <w:pPr>
      <w:pStyle w:val="af5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EE627C" w14:textId="77777777" w:rsidR="00F86FDD" w:rsidRDefault="00F86FDD" w:rsidP="00F83FAA">
      <w:pPr>
        <w:spacing w:after="0" w:line="240" w:lineRule="auto"/>
      </w:pPr>
      <w:r>
        <w:separator/>
      </w:r>
    </w:p>
  </w:footnote>
  <w:footnote w:type="continuationSeparator" w:id="0">
    <w:p w14:paraId="22C9A84D" w14:textId="77777777" w:rsidR="00F86FDD" w:rsidRDefault="00F86FDD" w:rsidP="00F83F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41E95"/>
    <w:multiLevelType w:val="hybridMultilevel"/>
    <w:tmpl w:val="CBA64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7B707F"/>
    <w:multiLevelType w:val="hybridMultilevel"/>
    <w:tmpl w:val="25E89956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">
    <w:nsid w:val="07365F98"/>
    <w:multiLevelType w:val="multilevel"/>
    <w:tmpl w:val="4FF62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3D7DB2"/>
    <w:multiLevelType w:val="multilevel"/>
    <w:tmpl w:val="E77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6D113A6"/>
    <w:multiLevelType w:val="hybridMultilevel"/>
    <w:tmpl w:val="C0CAAE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183D0F9E"/>
    <w:multiLevelType w:val="hybridMultilevel"/>
    <w:tmpl w:val="04581778"/>
    <w:lvl w:ilvl="0" w:tplc="AB266C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i w:val="0"/>
        <w:iCs/>
        <w:color w:val="20212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1F49646E"/>
    <w:multiLevelType w:val="multilevel"/>
    <w:tmpl w:val="E7124A3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>
    <w:nsid w:val="2945785E"/>
    <w:multiLevelType w:val="hybridMultilevel"/>
    <w:tmpl w:val="1BD87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B84104"/>
    <w:multiLevelType w:val="multilevel"/>
    <w:tmpl w:val="AB28B482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9">
    <w:nsid w:val="30DA4992"/>
    <w:multiLevelType w:val="multilevel"/>
    <w:tmpl w:val="7200FDF6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entative="1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</w:lvl>
    <w:lvl w:ilvl="5" w:tentative="1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</w:lvl>
    <w:lvl w:ilvl="6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entative="1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</w:lvl>
    <w:lvl w:ilvl="8" w:tentative="1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</w:lvl>
  </w:abstractNum>
  <w:abstractNum w:abstractNumId="10">
    <w:nsid w:val="35082CFB"/>
    <w:multiLevelType w:val="hybridMultilevel"/>
    <w:tmpl w:val="A09C1E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FD1AE9"/>
    <w:multiLevelType w:val="hybridMultilevel"/>
    <w:tmpl w:val="ACC228EA"/>
    <w:lvl w:ilvl="0" w:tplc="BA48027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3DBA444C"/>
    <w:multiLevelType w:val="hybridMultilevel"/>
    <w:tmpl w:val="164E2C62"/>
    <w:lvl w:ilvl="0" w:tplc="F6E694A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49AA511C"/>
    <w:multiLevelType w:val="hybridMultilevel"/>
    <w:tmpl w:val="DAE62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01F6C65"/>
    <w:multiLevelType w:val="multilevel"/>
    <w:tmpl w:val="AF025258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15">
    <w:nsid w:val="507F4BF9"/>
    <w:multiLevelType w:val="multilevel"/>
    <w:tmpl w:val="A0566A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>
    <w:nsid w:val="534B26C2"/>
    <w:multiLevelType w:val="multilevel"/>
    <w:tmpl w:val="FC3AEF6C"/>
    <w:lvl w:ilvl="0">
      <w:start w:val="1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17">
    <w:nsid w:val="5FB44A5F"/>
    <w:multiLevelType w:val="multilevel"/>
    <w:tmpl w:val="C68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5C326E7"/>
    <w:multiLevelType w:val="hybridMultilevel"/>
    <w:tmpl w:val="26AACF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6547D8A"/>
    <w:multiLevelType w:val="multilevel"/>
    <w:tmpl w:val="25B605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>
    <w:nsid w:val="68961793"/>
    <w:multiLevelType w:val="multilevel"/>
    <w:tmpl w:val="6F383CEE"/>
    <w:lvl w:ilvl="0">
      <w:start w:val="4"/>
      <w:numFmt w:val="decimal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3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5760"/>
        </w:tabs>
        <w:ind w:left="5760" w:hanging="360"/>
      </w:pPr>
      <w:rPr>
        <w:rFonts w:hint="default"/>
      </w:rPr>
    </w:lvl>
  </w:abstractNum>
  <w:abstractNum w:abstractNumId="21">
    <w:nsid w:val="69035DD6"/>
    <w:multiLevelType w:val="hybridMultilevel"/>
    <w:tmpl w:val="699AD0CC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2">
    <w:nsid w:val="69D303C6"/>
    <w:multiLevelType w:val="hybridMultilevel"/>
    <w:tmpl w:val="CCD45D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>
    <w:nsid w:val="69DA1CD4"/>
    <w:multiLevelType w:val="hybridMultilevel"/>
    <w:tmpl w:val="3378E3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C537174"/>
    <w:multiLevelType w:val="hybridMultilevel"/>
    <w:tmpl w:val="92684B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AA7837"/>
    <w:multiLevelType w:val="multilevel"/>
    <w:tmpl w:val="6EC6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27F4464"/>
    <w:multiLevelType w:val="hybridMultilevel"/>
    <w:tmpl w:val="CED20C72"/>
    <w:lvl w:ilvl="0" w:tplc="F6E694A6">
      <w:start w:val="1"/>
      <w:numFmt w:val="bullet"/>
      <w:lvlText w:val="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74AA7598"/>
    <w:multiLevelType w:val="hybridMultilevel"/>
    <w:tmpl w:val="18409D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78423F4C"/>
    <w:multiLevelType w:val="hybridMultilevel"/>
    <w:tmpl w:val="ECCE28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9A0319B"/>
    <w:multiLevelType w:val="multilevel"/>
    <w:tmpl w:val="D72C755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30">
    <w:nsid w:val="79DD60C0"/>
    <w:multiLevelType w:val="hybridMultilevel"/>
    <w:tmpl w:val="C0CAAE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7A636C6C"/>
    <w:multiLevelType w:val="hybridMultilevel"/>
    <w:tmpl w:val="453A2230"/>
    <w:lvl w:ilvl="0" w:tplc="0419000F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1"/>
  </w:num>
  <w:num w:numId="3">
    <w:abstractNumId w:val="2"/>
  </w:num>
  <w:num w:numId="4">
    <w:abstractNumId w:val="18"/>
  </w:num>
  <w:num w:numId="5">
    <w:abstractNumId w:val="25"/>
  </w:num>
  <w:num w:numId="6">
    <w:abstractNumId w:val="17"/>
  </w:num>
  <w:num w:numId="7">
    <w:abstractNumId w:val="3"/>
  </w:num>
  <w:num w:numId="8">
    <w:abstractNumId w:val="24"/>
  </w:num>
  <w:num w:numId="9">
    <w:abstractNumId w:val="8"/>
  </w:num>
  <w:num w:numId="10">
    <w:abstractNumId w:val="9"/>
  </w:num>
  <w:num w:numId="11">
    <w:abstractNumId w:val="11"/>
  </w:num>
  <w:num w:numId="12">
    <w:abstractNumId w:val="30"/>
  </w:num>
  <w:num w:numId="13">
    <w:abstractNumId w:val="4"/>
  </w:num>
  <w:num w:numId="14">
    <w:abstractNumId w:val="29"/>
  </w:num>
  <w:num w:numId="15">
    <w:abstractNumId w:val="14"/>
  </w:num>
  <w:num w:numId="16">
    <w:abstractNumId w:val="22"/>
  </w:num>
  <w:num w:numId="17">
    <w:abstractNumId w:val="27"/>
  </w:num>
  <w:num w:numId="18">
    <w:abstractNumId w:val="23"/>
  </w:num>
  <w:num w:numId="19">
    <w:abstractNumId w:val="1"/>
  </w:num>
  <w:num w:numId="20">
    <w:abstractNumId w:val="13"/>
  </w:num>
  <w:num w:numId="21">
    <w:abstractNumId w:val="0"/>
  </w:num>
  <w:num w:numId="22">
    <w:abstractNumId w:val="21"/>
  </w:num>
  <w:num w:numId="23">
    <w:abstractNumId w:val="20"/>
  </w:num>
  <w:num w:numId="24">
    <w:abstractNumId w:val="16"/>
  </w:num>
  <w:num w:numId="25">
    <w:abstractNumId w:val="7"/>
  </w:num>
  <w:num w:numId="26">
    <w:abstractNumId w:val="28"/>
  </w:num>
  <w:num w:numId="27">
    <w:abstractNumId w:val="10"/>
  </w:num>
  <w:num w:numId="28">
    <w:abstractNumId w:val="12"/>
  </w:num>
  <w:num w:numId="29">
    <w:abstractNumId w:val="26"/>
  </w:num>
  <w:num w:numId="30">
    <w:abstractNumId w:val="19"/>
  </w:num>
  <w:num w:numId="31">
    <w:abstractNumId w:val="15"/>
  </w:num>
  <w:num w:numId="32">
    <w:abstractNumId w:val="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C1E"/>
    <w:rsid w:val="000055DA"/>
    <w:rsid w:val="00013947"/>
    <w:rsid w:val="00015CC7"/>
    <w:rsid w:val="000164B0"/>
    <w:rsid w:val="00020596"/>
    <w:rsid w:val="000211DA"/>
    <w:rsid w:val="000309F2"/>
    <w:rsid w:val="00030D6A"/>
    <w:rsid w:val="00041309"/>
    <w:rsid w:val="00041DC3"/>
    <w:rsid w:val="0004428E"/>
    <w:rsid w:val="000473C2"/>
    <w:rsid w:val="00065D0E"/>
    <w:rsid w:val="000676FC"/>
    <w:rsid w:val="000714BF"/>
    <w:rsid w:val="0007610B"/>
    <w:rsid w:val="00080E6E"/>
    <w:rsid w:val="0008250C"/>
    <w:rsid w:val="000853CB"/>
    <w:rsid w:val="00086E9F"/>
    <w:rsid w:val="00087294"/>
    <w:rsid w:val="0008797D"/>
    <w:rsid w:val="00087CD6"/>
    <w:rsid w:val="000B1DBD"/>
    <w:rsid w:val="000C4CF8"/>
    <w:rsid w:val="000C566D"/>
    <w:rsid w:val="000D11BE"/>
    <w:rsid w:val="000D4FBB"/>
    <w:rsid w:val="000D542A"/>
    <w:rsid w:val="000E641E"/>
    <w:rsid w:val="000E669A"/>
    <w:rsid w:val="000F4A11"/>
    <w:rsid w:val="00100FA8"/>
    <w:rsid w:val="00101DB7"/>
    <w:rsid w:val="00102083"/>
    <w:rsid w:val="00104DEA"/>
    <w:rsid w:val="00105A05"/>
    <w:rsid w:val="00106A56"/>
    <w:rsid w:val="00107F3D"/>
    <w:rsid w:val="0011126E"/>
    <w:rsid w:val="00111954"/>
    <w:rsid w:val="0011232E"/>
    <w:rsid w:val="0012127E"/>
    <w:rsid w:val="00122CEB"/>
    <w:rsid w:val="0012624E"/>
    <w:rsid w:val="00127110"/>
    <w:rsid w:val="001368D8"/>
    <w:rsid w:val="001369F9"/>
    <w:rsid w:val="0013746F"/>
    <w:rsid w:val="00145387"/>
    <w:rsid w:val="00145CC3"/>
    <w:rsid w:val="00146AC1"/>
    <w:rsid w:val="00147207"/>
    <w:rsid w:val="00150149"/>
    <w:rsid w:val="00152978"/>
    <w:rsid w:val="00154D7E"/>
    <w:rsid w:val="00155122"/>
    <w:rsid w:val="00157280"/>
    <w:rsid w:val="00161D4C"/>
    <w:rsid w:val="001622E3"/>
    <w:rsid w:val="00163DF7"/>
    <w:rsid w:val="00167D1B"/>
    <w:rsid w:val="00170F1E"/>
    <w:rsid w:val="00174655"/>
    <w:rsid w:val="00177F87"/>
    <w:rsid w:val="00180141"/>
    <w:rsid w:val="00190ADF"/>
    <w:rsid w:val="00192605"/>
    <w:rsid w:val="001927B4"/>
    <w:rsid w:val="001A0996"/>
    <w:rsid w:val="001A2807"/>
    <w:rsid w:val="001A68F1"/>
    <w:rsid w:val="001C1ADE"/>
    <w:rsid w:val="001C2C76"/>
    <w:rsid w:val="001C42EE"/>
    <w:rsid w:val="001E37CF"/>
    <w:rsid w:val="001E7036"/>
    <w:rsid w:val="001E7792"/>
    <w:rsid w:val="001F00C3"/>
    <w:rsid w:val="001F1A23"/>
    <w:rsid w:val="001F249C"/>
    <w:rsid w:val="001F554D"/>
    <w:rsid w:val="00210B27"/>
    <w:rsid w:val="002165B9"/>
    <w:rsid w:val="0023036C"/>
    <w:rsid w:val="002355CF"/>
    <w:rsid w:val="00235BE0"/>
    <w:rsid w:val="00243401"/>
    <w:rsid w:val="00250B02"/>
    <w:rsid w:val="0026024E"/>
    <w:rsid w:val="00262808"/>
    <w:rsid w:val="00265504"/>
    <w:rsid w:val="002707BB"/>
    <w:rsid w:val="00282A75"/>
    <w:rsid w:val="002870D5"/>
    <w:rsid w:val="00293318"/>
    <w:rsid w:val="002935B9"/>
    <w:rsid w:val="002A0BDF"/>
    <w:rsid w:val="002B0114"/>
    <w:rsid w:val="002B78A3"/>
    <w:rsid w:val="002C3100"/>
    <w:rsid w:val="002D265C"/>
    <w:rsid w:val="002E0630"/>
    <w:rsid w:val="002E0DB4"/>
    <w:rsid w:val="002E2CA7"/>
    <w:rsid w:val="002E2FBF"/>
    <w:rsid w:val="002E4FA9"/>
    <w:rsid w:val="002F2544"/>
    <w:rsid w:val="002F3576"/>
    <w:rsid w:val="002F42A9"/>
    <w:rsid w:val="002F5A74"/>
    <w:rsid w:val="00303057"/>
    <w:rsid w:val="003046B1"/>
    <w:rsid w:val="00306B5F"/>
    <w:rsid w:val="00312507"/>
    <w:rsid w:val="00313E4A"/>
    <w:rsid w:val="003160E9"/>
    <w:rsid w:val="00317A1B"/>
    <w:rsid w:val="00320D01"/>
    <w:rsid w:val="00321E37"/>
    <w:rsid w:val="0032571A"/>
    <w:rsid w:val="00327127"/>
    <w:rsid w:val="0034093F"/>
    <w:rsid w:val="00341AD1"/>
    <w:rsid w:val="0034298D"/>
    <w:rsid w:val="00347A6E"/>
    <w:rsid w:val="003501AE"/>
    <w:rsid w:val="003512FA"/>
    <w:rsid w:val="00351FF2"/>
    <w:rsid w:val="00352883"/>
    <w:rsid w:val="0035291A"/>
    <w:rsid w:val="00352A1C"/>
    <w:rsid w:val="00353044"/>
    <w:rsid w:val="00355FCD"/>
    <w:rsid w:val="0036160B"/>
    <w:rsid w:val="00366A6F"/>
    <w:rsid w:val="00366DC2"/>
    <w:rsid w:val="003762C3"/>
    <w:rsid w:val="00383AF9"/>
    <w:rsid w:val="0038549C"/>
    <w:rsid w:val="003A0166"/>
    <w:rsid w:val="003A76DA"/>
    <w:rsid w:val="003B258E"/>
    <w:rsid w:val="003B39A6"/>
    <w:rsid w:val="003B4C27"/>
    <w:rsid w:val="003B7867"/>
    <w:rsid w:val="003C05BD"/>
    <w:rsid w:val="003C5008"/>
    <w:rsid w:val="003D5CCF"/>
    <w:rsid w:val="003D6373"/>
    <w:rsid w:val="003D6D99"/>
    <w:rsid w:val="003E3070"/>
    <w:rsid w:val="003E38C8"/>
    <w:rsid w:val="003E5B02"/>
    <w:rsid w:val="003F015B"/>
    <w:rsid w:val="003F2039"/>
    <w:rsid w:val="003F3D1C"/>
    <w:rsid w:val="003F7D11"/>
    <w:rsid w:val="004075C6"/>
    <w:rsid w:val="0041062A"/>
    <w:rsid w:val="0041222F"/>
    <w:rsid w:val="00412E71"/>
    <w:rsid w:val="004132B6"/>
    <w:rsid w:val="00417513"/>
    <w:rsid w:val="00422E7C"/>
    <w:rsid w:val="00426252"/>
    <w:rsid w:val="0042683F"/>
    <w:rsid w:val="0042765D"/>
    <w:rsid w:val="00433C93"/>
    <w:rsid w:val="00436026"/>
    <w:rsid w:val="004364AE"/>
    <w:rsid w:val="00436CC3"/>
    <w:rsid w:val="00443AA9"/>
    <w:rsid w:val="00445456"/>
    <w:rsid w:val="004460E7"/>
    <w:rsid w:val="0045183D"/>
    <w:rsid w:val="004534E3"/>
    <w:rsid w:val="004563CC"/>
    <w:rsid w:val="00456A87"/>
    <w:rsid w:val="0045735E"/>
    <w:rsid w:val="00464EB1"/>
    <w:rsid w:val="00475B3C"/>
    <w:rsid w:val="00483ECD"/>
    <w:rsid w:val="004851ED"/>
    <w:rsid w:val="0049256F"/>
    <w:rsid w:val="0049657E"/>
    <w:rsid w:val="004A0579"/>
    <w:rsid w:val="004A0ADB"/>
    <w:rsid w:val="004A3D28"/>
    <w:rsid w:val="004C17DB"/>
    <w:rsid w:val="004C2BA9"/>
    <w:rsid w:val="004C4C8E"/>
    <w:rsid w:val="004D13DE"/>
    <w:rsid w:val="004D6A64"/>
    <w:rsid w:val="004D718C"/>
    <w:rsid w:val="004F0B2F"/>
    <w:rsid w:val="004F3753"/>
    <w:rsid w:val="004F6537"/>
    <w:rsid w:val="00500A3D"/>
    <w:rsid w:val="00501D3B"/>
    <w:rsid w:val="00506AD6"/>
    <w:rsid w:val="00514960"/>
    <w:rsid w:val="00515B83"/>
    <w:rsid w:val="005221B6"/>
    <w:rsid w:val="00523937"/>
    <w:rsid w:val="00523D7B"/>
    <w:rsid w:val="005244A9"/>
    <w:rsid w:val="00531053"/>
    <w:rsid w:val="0053123E"/>
    <w:rsid w:val="005342EB"/>
    <w:rsid w:val="00534961"/>
    <w:rsid w:val="00535F7C"/>
    <w:rsid w:val="00541AC1"/>
    <w:rsid w:val="0054368E"/>
    <w:rsid w:val="005551EB"/>
    <w:rsid w:val="00566C00"/>
    <w:rsid w:val="00567564"/>
    <w:rsid w:val="005679A4"/>
    <w:rsid w:val="00570CA4"/>
    <w:rsid w:val="00572224"/>
    <w:rsid w:val="005733F1"/>
    <w:rsid w:val="005761F9"/>
    <w:rsid w:val="005842ED"/>
    <w:rsid w:val="005857B8"/>
    <w:rsid w:val="00587C07"/>
    <w:rsid w:val="00587CE9"/>
    <w:rsid w:val="005A1FD7"/>
    <w:rsid w:val="005A4A5A"/>
    <w:rsid w:val="005B37AF"/>
    <w:rsid w:val="005C272F"/>
    <w:rsid w:val="005C4FA0"/>
    <w:rsid w:val="005D1D69"/>
    <w:rsid w:val="005D238B"/>
    <w:rsid w:val="005E1AE6"/>
    <w:rsid w:val="005F75B9"/>
    <w:rsid w:val="0060198F"/>
    <w:rsid w:val="00602537"/>
    <w:rsid w:val="006027F3"/>
    <w:rsid w:val="00603D6D"/>
    <w:rsid w:val="00606751"/>
    <w:rsid w:val="006129DC"/>
    <w:rsid w:val="00613D32"/>
    <w:rsid w:val="006149DD"/>
    <w:rsid w:val="006153D8"/>
    <w:rsid w:val="00617C06"/>
    <w:rsid w:val="006204B5"/>
    <w:rsid w:val="00620A40"/>
    <w:rsid w:val="0062358A"/>
    <w:rsid w:val="00634A1E"/>
    <w:rsid w:val="006370DD"/>
    <w:rsid w:val="0064771F"/>
    <w:rsid w:val="00660851"/>
    <w:rsid w:val="006618F9"/>
    <w:rsid w:val="00672905"/>
    <w:rsid w:val="00672990"/>
    <w:rsid w:val="006753C1"/>
    <w:rsid w:val="00675F5D"/>
    <w:rsid w:val="0067756B"/>
    <w:rsid w:val="00685D5A"/>
    <w:rsid w:val="00691766"/>
    <w:rsid w:val="0069432A"/>
    <w:rsid w:val="00696754"/>
    <w:rsid w:val="006A078D"/>
    <w:rsid w:val="006A1E2E"/>
    <w:rsid w:val="006A7266"/>
    <w:rsid w:val="006C39DF"/>
    <w:rsid w:val="006C5251"/>
    <w:rsid w:val="006D0451"/>
    <w:rsid w:val="006D2055"/>
    <w:rsid w:val="006D22A4"/>
    <w:rsid w:val="006D2F71"/>
    <w:rsid w:val="006D4EFA"/>
    <w:rsid w:val="006E1BE3"/>
    <w:rsid w:val="006E3E3B"/>
    <w:rsid w:val="006F278E"/>
    <w:rsid w:val="006F6B40"/>
    <w:rsid w:val="00700574"/>
    <w:rsid w:val="00701CFE"/>
    <w:rsid w:val="007034B5"/>
    <w:rsid w:val="00715761"/>
    <w:rsid w:val="00715A81"/>
    <w:rsid w:val="00727B87"/>
    <w:rsid w:val="00740B9F"/>
    <w:rsid w:val="00740C99"/>
    <w:rsid w:val="00740E42"/>
    <w:rsid w:val="0074520E"/>
    <w:rsid w:val="0074584E"/>
    <w:rsid w:val="00750E4B"/>
    <w:rsid w:val="00751C8E"/>
    <w:rsid w:val="00752347"/>
    <w:rsid w:val="0075238D"/>
    <w:rsid w:val="00762FE5"/>
    <w:rsid w:val="00765AD3"/>
    <w:rsid w:val="00770299"/>
    <w:rsid w:val="007708B5"/>
    <w:rsid w:val="00777625"/>
    <w:rsid w:val="00784402"/>
    <w:rsid w:val="007847D5"/>
    <w:rsid w:val="00785BAB"/>
    <w:rsid w:val="00795B60"/>
    <w:rsid w:val="00796E7A"/>
    <w:rsid w:val="007A392B"/>
    <w:rsid w:val="007A42B4"/>
    <w:rsid w:val="007A61A4"/>
    <w:rsid w:val="007B0197"/>
    <w:rsid w:val="007B3C3C"/>
    <w:rsid w:val="007C2121"/>
    <w:rsid w:val="007C322C"/>
    <w:rsid w:val="007C4990"/>
    <w:rsid w:val="007C708F"/>
    <w:rsid w:val="007D4EED"/>
    <w:rsid w:val="007F270B"/>
    <w:rsid w:val="008010C3"/>
    <w:rsid w:val="00805FD8"/>
    <w:rsid w:val="00813EFF"/>
    <w:rsid w:val="008176F3"/>
    <w:rsid w:val="00817FD8"/>
    <w:rsid w:val="00841033"/>
    <w:rsid w:val="008443C3"/>
    <w:rsid w:val="008444C8"/>
    <w:rsid w:val="00846202"/>
    <w:rsid w:val="008472FA"/>
    <w:rsid w:val="00852EC8"/>
    <w:rsid w:val="00853D18"/>
    <w:rsid w:val="00853E30"/>
    <w:rsid w:val="00857437"/>
    <w:rsid w:val="0087208E"/>
    <w:rsid w:val="0087297F"/>
    <w:rsid w:val="0087301E"/>
    <w:rsid w:val="00875365"/>
    <w:rsid w:val="008766C7"/>
    <w:rsid w:val="00891010"/>
    <w:rsid w:val="008A14E4"/>
    <w:rsid w:val="008A17D7"/>
    <w:rsid w:val="008A2AAE"/>
    <w:rsid w:val="008A5336"/>
    <w:rsid w:val="008C601D"/>
    <w:rsid w:val="008E507C"/>
    <w:rsid w:val="008E7E49"/>
    <w:rsid w:val="008F503D"/>
    <w:rsid w:val="0090675F"/>
    <w:rsid w:val="0090792A"/>
    <w:rsid w:val="00912F29"/>
    <w:rsid w:val="00914311"/>
    <w:rsid w:val="009158F2"/>
    <w:rsid w:val="00915DD1"/>
    <w:rsid w:val="00917379"/>
    <w:rsid w:val="00917D2A"/>
    <w:rsid w:val="00923412"/>
    <w:rsid w:val="0092445F"/>
    <w:rsid w:val="00926506"/>
    <w:rsid w:val="00940280"/>
    <w:rsid w:val="00940A08"/>
    <w:rsid w:val="009474E1"/>
    <w:rsid w:val="0095554C"/>
    <w:rsid w:val="009556F8"/>
    <w:rsid w:val="00966059"/>
    <w:rsid w:val="00966449"/>
    <w:rsid w:val="00970AF8"/>
    <w:rsid w:val="009803EF"/>
    <w:rsid w:val="00981554"/>
    <w:rsid w:val="0098629F"/>
    <w:rsid w:val="00992118"/>
    <w:rsid w:val="00993277"/>
    <w:rsid w:val="0099466A"/>
    <w:rsid w:val="00994FFE"/>
    <w:rsid w:val="00996255"/>
    <w:rsid w:val="009A6012"/>
    <w:rsid w:val="009A6F08"/>
    <w:rsid w:val="009A7CB4"/>
    <w:rsid w:val="009B1215"/>
    <w:rsid w:val="009B443B"/>
    <w:rsid w:val="009B4792"/>
    <w:rsid w:val="009C28F5"/>
    <w:rsid w:val="009D440C"/>
    <w:rsid w:val="009E1DD2"/>
    <w:rsid w:val="009E3BAF"/>
    <w:rsid w:val="009E69E0"/>
    <w:rsid w:val="009F6874"/>
    <w:rsid w:val="00A02086"/>
    <w:rsid w:val="00A100FE"/>
    <w:rsid w:val="00A10D8A"/>
    <w:rsid w:val="00A126A1"/>
    <w:rsid w:val="00A13488"/>
    <w:rsid w:val="00A1626D"/>
    <w:rsid w:val="00A2157E"/>
    <w:rsid w:val="00A2290C"/>
    <w:rsid w:val="00A233CA"/>
    <w:rsid w:val="00A24007"/>
    <w:rsid w:val="00A27DA7"/>
    <w:rsid w:val="00A41F01"/>
    <w:rsid w:val="00A448C4"/>
    <w:rsid w:val="00A44EB1"/>
    <w:rsid w:val="00A45E92"/>
    <w:rsid w:val="00A460A2"/>
    <w:rsid w:val="00A4627A"/>
    <w:rsid w:val="00A475FD"/>
    <w:rsid w:val="00A51335"/>
    <w:rsid w:val="00A53500"/>
    <w:rsid w:val="00A64516"/>
    <w:rsid w:val="00A646F0"/>
    <w:rsid w:val="00A7118B"/>
    <w:rsid w:val="00A762CC"/>
    <w:rsid w:val="00A81CCF"/>
    <w:rsid w:val="00A83B39"/>
    <w:rsid w:val="00A84B06"/>
    <w:rsid w:val="00AA2014"/>
    <w:rsid w:val="00AA42F1"/>
    <w:rsid w:val="00AA5694"/>
    <w:rsid w:val="00AA6B27"/>
    <w:rsid w:val="00AB2152"/>
    <w:rsid w:val="00AB64A3"/>
    <w:rsid w:val="00AC0CD1"/>
    <w:rsid w:val="00AC4222"/>
    <w:rsid w:val="00AC470B"/>
    <w:rsid w:val="00AD2BD4"/>
    <w:rsid w:val="00AD397A"/>
    <w:rsid w:val="00AD5AA1"/>
    <w:rsid w:val="00AD5E96"/>
    <w:rsid w:val="00AF1CC7"/>
    <w:rsid w:val="00AF3455"/>
    <w:rsid w:val="00AF4A2A"/>
    <w:rsid w:val="00AF4AEC"/>
    <w:rsid w:val="00AF79F6"/>
    <w:rsid w:val="00B00BF5"/>
    <w:rsid w:val="00B01A15"/>
    <w:rsid w:val="00B11791"/>
    <w:rsid w:val="00B23FAA"/>
    <w:rsid w:val="00B34CCF"/>
    <w:rsid w:val="00B40639"/>
    <w:rsid w:val="00B41955"/>
    <w:rsid w:val="00B43986"/>
    <w:rsid w:val="00B4452E"/>
    <w:rsid w:val="00B44A42"/>
    <w:rsid w:val="00B4674D"/>
    <w:rsid w:val="00B53247"/>
    <w:rsid w:val="00B54FED"/>
    <w:rsid w:val="00B631B4"/>
    <w:rsid w:val="00B71846"/>
    <w:rsid w:val="00B71DAA"/>
    <w:rsid w:val="00B742E0"/>
    <w:rsid w:val="00B76A48"/>
    <w:rsid w:val="00B814BF"/>
    <w:rsid w:val="00B81A3B"/>
    <w:rsid w:val="00B866AC"/>
    <w:rsid w:val="00B8751B"/>
    <w:rsid w:val="00B90CCE"/>
    <w:rsid w:val="00B926B1"/>
    <w:rsid w:val="00B9454C"/>
    <w:rsid w:val="00B95743"/>
    <w:rsid w:val="00B97802"/>
    <w:rsid w:val="00BB1F97"/>
    <w:rsid w:val="00BB37C2"/>
    <w:rsid w:val="00BB7523"/>
    <w:rsid w:val="00BC617E"/>
    <w:rsid w:val="00BD7847"/>
    <w:rsid w:val="00BE7CA9"/>
    <w:rsid w:val="00BF0101"/>
    <w:rsid w:val="00BF1E08"/>
    <w:rsid w:val="00BF26F5"/>
    <w:rsid w:val="00BF5BD0"/>
    <w:rsid w:val="00BF6B9D"/>
    <w:rsid w:val="00BF717A"/>
    <w:rsid w:val="00C05109"/>
    <w:rsid w:val="00C06FF3"/>
    <w:rsid w:val="00C1131A"/>
    <w:rsid w:val="00C11A32"/>
    <w:rsid w:val="00C1251D"/>
    <w:rsid w:val="00C159E0"/>
    <w:rsid w:val="00C218AA"/>
    <w:rsid w:val="00C22865"/>
    <w:rsid w:val="00C228A9"/>
    <w:rsid w:val="00C23995"/>
    <w:rsid w:val="00C23DDF"/>
    <w:rsid w:val="00C350DE"/>
    <w:rsid w:val="00C406DE"/>
    <w:rsid w:val="00C420B7"/>
    <w:rsid w:val="00C42359"/>
    <w:rsid w:val="00C423D9"/>
    <w:rsid w:val="00C424E1"/>
    <w:rsid w:val="00C4507A"/>
    <w:rsid w:val="00C5285C"/>
    <w:rsid w:val="00C53EEF"/>
    <w:rsid w:val="00C54C65"/>
    <w:rsid w:val="00C62BE4"/>
    <w:rsid w:val="00C733ED"/>
    <w:rsid w:val="00C73FC0"/>
    <w:rsid w:val="00C750D0"/>
    <w:rsid w:val="00C75765"/>
    <w:rsid w:val="00C81DF8"/>
    <w:rsid w:val="00C849D6"/>
    <w:rsid w:val="00CA3EC3"/>
    <w:rsid w:val="00CB26DB"/>
    <w:rsid w:val="00CB3C3A"/>
    <w:rsid w:val="00CB7C5F"/>
    <w:rsid w:val="00CC0126"/>
    <w:rsid w:val="00CC39F5"/>
    <w:rsid w:val="00CD2D6C"/>
    <w:rsid w:val="00CD7920"/>
    <w:rsid w:val="00CD7A5B"/>
    <w:rsid w:val="00CE550F"/>
    <w:rsid w:val="00CE5C1E"/>
    <w:rsid w:val="00CE662E"/>
    <w:rsid w:val="00CF3D04"/>
    <w:rsid w:val="00CF5319"/>
    <w:rsid w:val="00CF5CA9"/>
    <w:rsid w:val="00D03C57"/>
    <w:rsid w:val="00D113F5"/>
    <w:rsid w:val="00D141FC"/>
    <w:rsid w:val="00D15B0B"/>
    <w:rsid w:val="00D21239"/>
    <w:rsid w:val="00D21E57"/>
    <w:rsid w:val="00D2242F"/>
    <w:rsid w:val="00D25711"/>
    <w:rsid w:val="00D2695D"/>
    <w:rsid w:val="00D30078"/>
    <w:rsid w:val="00D31B09"/>
    <w:rsid w:val="00D33F04"/>
    <w:rsid w:val="00D47C32"/>
    <w:rsid w:val="00D51A8C"/>
    <w:rsid w:val="00D5697B"/>
    <w:rsid w:val="00D57F9E"/>
    <w:rsid w:val="00D608D6"/>
    <w:rsid w:val="00D63B7A"/>
    <w:rsid w:val="00D65449"/>
    <w:rsid w:val="00D674D1"/>
    <w:rsid w:val="00D90464"/>
    <w:rsid w:val="00D90636"/>
    <w:rsid w:val="00D969AE"/>
    <w:rsid w:val="00D96A3D"/>
    <w:rsid w:val="00DB2C65"/>
    <w:rsid w:val="00DB5C12"/>
    <w:rsid w:val="00DC14F0"/>
    <w:rsid w:val="00DC1F1C"/>
    <w:rsid w:val="00DC494A"/>
    <w:rsid w:val="00DD1037"/>
    <w:rsid w:val="00DD5826"/>
    <w:rsid w:val="00DD7E0D"/>
    <w:rsid w:val="00DE392A"/>
    <w:rsid w:val="00DF04C0"/>
    <w:rsid w:val="00DF1AAC"/>
    <w:rsid w:val="00DF6C2C"/>
    <w:rsid w:val="00E0213A"/>
    <w:rsid w:val="00E03183"/>
    <w:rsid w:val="00E0631F"/>
    <w:rsid w:val="00E15899"/>
    <w:rsid w:val="00E16A02"/>
    <w:rsid w:val="00E258D7"/>
    <w:rsid w:val="00E34444"/>
    <w:rsid w:val="00E40A70"/>
    <w:rsid w:val="00E41F05"/>
    <w:rsid w:val="00E421BC"/>
    <w:rsid w:val="00E42BB4"/>
    <w:rsid w:val="00E44486"/>
    <w:rsid w:val="00E45FC7"/>
    <w:rsid w:val="00E47AD8"/>
    <w:rsid w:val="00E47DF8"/>
    <w:rsid w:val="00E50A04"/>
    <w:rsid w:val="00E60DBA"/>
    <w:rsid w:val="00E617CF"/>
    <w:rsid w:val="00E73759"/>
    <w:rsid w:val="00E743F4"/>
    <w:rsid w:val="00E752EF"/>
    <w:rsid w:val="00E81D47"/>
    <w:rsid w:val="00E81F15"/>
    <w:rsid w:val="00E820F4"/>
    <w:rsid w:val="00E84041"/>
    <w:rsid w:val="00E85377"/>
    <w:rsid w:val="00E9493C"/>
    <w:rsid w:val="00E94FF8"/>
    <w:rsid w:val="00E96219"/>
    <w:rsid w:val="00E96261"/>
    <w:rsid w:val="00EA0E41"/>
    <w:rsid w:val="00EA11B8"/>
    <w:rsid w:val="00EA6163"/>
    <w:rsid w:val="00EA65CA"/>
    <w:rsid w:val="00EA6F95"/>
    <w:rsid w:val="00EB3291"/>
    <w:rsid w:val="00EB47A7"/>
    <w:rsid w:val="00EB4DFE"/>
    <w:rsid w:val="00EB513D"/>
    <w:rsid w:val="00EC1E96"/>
    <w:rsid w:val="00EC7731"/>
    <w:rsid w:val="00ED1C7D"/>
    <w:rsid w:val="00ED2800"/>
    <w:rsid w:val="00EE2FC9"/>
    <w:rsid w:val="00EE60A3"/>
    <w:rsid w:val="00EF1AB0"/>
    <w:rsid w:val="00EF2279"/>
    <w:rsid w:val="00EF2CD8"/>
    <w:rsid w:val="00EF46A2"/>
    <w:rsid w:val="00EF49C8"/>
    <w:rsid w:val="00F0072B"/>
    <w:rsid w:val="00F0275C"/>
    <w:rsid w:val="00F02C0A"/>
    <w:rsid w:val="00F05250"/>
    <w:rsid w:val="00F14FD2"/>
    <w:rsid w:val="00F15153"/>
    <w:rsid w:val="00F1552C"/>
    <w:rsid w:val="00F1628E"/>
    <w:rsid w:val="00F22C16"/>
    <w:rsid w:val="00F2425F"/>
    <w:rsid w:val="00F34151"/>
    <w:rsid w:val="00F34228"/>
    <w:rsid w:val="00F34DAF"/>
    <w:rsid w:val="00F40F54"/>
    <w:rsid w:val="00F44F0F"/>
    <w:rsid w:val="00F46316"/>
    <w:rsid w:val="00F54B6A"/>
    <w:rsid w:val="00F57482"/>
    <w:rsid w:val="00F61007"/>
    <w:rsid w:val="00F61F30"/>
    <w:rsid w:val="00F62913"/>
    <w:rsid w:val="00F6330C"/>
    <w:rsid w:val="00F670F8"/>
    <w:rsid w:val="00F67EA8"/>
    <w:rsid w:val="00F71BC9"/>
    <w:rsid w:val="00F73DFF"/>
    <w:rsid w:val="00F74F6E"/>
    <w:rsid w:val="00F770F6"/>
    <w:rsid w:val="00F83FAA"/>
    <w:rsid w:val="00F84408"/>
    <w:rsid w:val="00F86FDD"/>
    <w:rsid w:val="00F87244"/>
    <w:rsid w:val="00F9150A"/>
    <w:rsid w:val="00F91D3B"/>
    <w:rsid w:val="00F91EA9"/>
    <w:rsid w:val="00F96D6E"/>
    <w:rsid w:val="00F97B42"/>
    <w:rsid w:val="00FA201D"/>
    <w:rsid w:val="00FA2103"/>
    <w:rsid w:val="00FA3253"/>
    <w:rsid w:val="00FA3FA4"/>
    <w:rsid w:val="00FB21D6"/>
    <w:rsid w:val="00FC5809"/>
    <w:rsid w:val="00FC5991"/>
    <w:rsid w:val="00FD39DB"/>
    <w:rsid w:val="00FD4171"/>
    <w:rsid w:val="00FD4E88"/>
    <w:rsid w:val="00FD5F70"/>
    <w:rsid w:val="00FE1BC7"/>
    <w:rsid w:val="00FE3A03"/>
    <w:rsid w:val="00FE3F8E"/>
    <w:rsid w:val="00FF42D4"/>
    <w:rsid w:val="00FF7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B9CD2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4041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B1F97"/>
    <w:pPr>
      <w:keepNext/>
      <w:keepLines/>
      <w:spacing w:after="0"/>
      <w:jc w:val="center"/>
      <w:outlineLvl w:val="0"/>
    </w:pPr>
    <w:rPr>
      <w:rFonts w:eastAsiaTheme="majorEastAsia" w:cs="Times New Roman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E7792"/>
    <w:pPr>
      <w:keepNext/>
      <w:keepLines/>
      <w:spacing w:after="0"/>
      <w:ind w:firstLine="0"/>
      <w:outlineLvl w:val="1"/>
    </w:pPr>
    <w:rPr>
      <w:rFonts w:eastAsia="Times New Roman" w:cs="Mangal"/>
      <w:b/>
      <w:bCs/>
      <w:color w:val="000000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215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7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B1F97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E7792"/>
    <w:rPr>
      <w:rFonts w:ascii="Times New Roman" w:eastAsia="Times New Roman" w:hAnsi="Times New Roman" w:cs="Mangal"/>
      <w:b/>
      <w:bCs/>
      <w:color w:val="000000"/>
      <w:sz w:val="28"/>
      <w:szCs w:val="28"/>
    </w:rPr>
  </w:style>
  <w:style w:type="paragraph" w:styleId="a3">
    <w:name w:val="List Paragraph"/>
    <w:basedOn w:val="a"/>
    <w:uiPriority w:val="34"/>
    <w:qFormat/>
    <w:rsid w:val="00D141F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1D4C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7576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5">
    <w:name w:val="Normal (Web)"/>
    <w:basedOn w:val="a"/>
    <w:uiPriority w:val="99"/>
    <w:unhideWhenUsed/>
    <w:rsid w:val="00D31B0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annotation reference"/>
    <w:basedOn w:val="a0"/>
    <w:uiPriority w:val="99"/>
    <w:semiHidden/>
    <w:unhideWhenUsed/>
    <w:rsid w:val="00366DC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366DC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66DC2"/>
    <w:rPr>
      <w:rFonts w:ascii="Times New Roman" w:hAnsi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6DC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366DC2"/>
    <w:rPr>
      <w:rFonts w:ascii="Times New Roman" w:hAnsi="Times New Roman"/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696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9675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A02086"/>
  </w:style>
  <w:style w:type="character" w:customStyle="1" w:styleId="o">
    <w:name w:val="o"/>
    <w:basedOn w:val="a0"/>
    <w:rsid w:val="00A02086"/>
  </w:style>
  <w:style w:type="character" w:customStyle="1" w:styleId="mi">
    <w:name w:val="mi"/>
    <w:basedOn w:val="a0"/>
    <w:rsid w:val="00A02086"/>
  </w:style>
  <w:style w:type="character" w:customStyle="1" w:styleId="nb">
    <w:name w:val="nb"/>
    <w:basedOn w:val="a0"/>
    <w:rsid w:val="00A02086"/>
  </w:style>
  <w:style w:type="character" w:customStyle="1" w:styleId="k">
    <w:name w:val="k"/>
    <w:basedOn w:val="a0"/>
    <w:rsid w:val="00A02086"/>
  </w:style>
  <w:style w:type="character" w:customStyle="1" w:styleId="p">
    <w:name w:val="p"/>
    <w:basedOn w:val="a0"/>
    <w:rsid w:val="00A02086"/>
  </w:style>
  <w:style w:type="character" w:customStyle="1" w:styleId="ow">
    <w:name w:val="ow"/>
    <w:basedOn w:val="a0"/>
    <w:rsid w:val="001F00C3"/>
  </w:style>
  <w:style w:type="character" w:customStyle="1" w:styleId="nf">
    <w:name w:val="nf"/>
    <w:basedOn w:val="a0"/>
    <w:rsid w:val="00AB64A3"/>
  </w:style>
  <w:style w:type="character" w:customStyle="1" w:styleId="mo">
    <w:name w:val="mo"/>
    <w:basedOn w:val="a0"/>
    <w:rsid w:val="00857437"/>
  </w:style>
  <w:style w:type="character" w:customStyle="1" w:styleId="mn">
    <w:name w:val="mn"/>
    <w:basedOn w:val="a0"/>
    <w:rsid w:val="00857437"/>
  </w:style>
  <w:style w:type="character" w:customStyle="1" w:styleId="mjxassistivemathml">
    <w:name w:val="mjx_assistive_mathml"/>
    <w:basedOn w:val="a0"/>
    <w:rsid w:val="00857437"/>
  </w:style>
  <w:style w:type="character" w:customStyle="1" w:styleId="30">
    <w:name w:val="Заголовок 3 Знак"/>
    <w:basedOn w:val="a0"/>
    <w:link w:val="3"/>
    <w:uiPriority w:val="9"/>
    <w:rsid w:val="00A215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2157E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A2157E"/>
    <w:rPr>
      <w:color w:val="808080"/>
    </w:rPr>
  </w:style>
  <w:style w:type="paragraph" w:styleId="ac">
    <w:name w:val="TOC Heading"/>
    <w:basedOn w:val="1"/>
    <w:next w:val="a"/>
    <w:uiPriority w:val="39"/>
    <w:unhideWhenUsed/>
    <w:qFormat/>
    <w:rsid w:val="004A0ADB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aps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A0A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A0ADB"/>
    <w:pPr>
      <w:spacing w:after="100"/>
      <w:ind w:left="280"/>
    </w:pPr>
  </w:style>
  <w:style w:type="paragraph" w:styleId="ad">
    <w:name w:val="Balloon Text"/>
    <w:basedOn w:val="a"/>
    <w:link w:val="ae"/>
    <w:uiPriority w:val="99"/>
    <w:semiHidden/>
    <w:unhideWhenUsed/>
    <w:rsid w:val="00D30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30078"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  <w:rsid w:val="00243401"/>
  </w:style>
  <w:style w:type="table" w:styleId="af">
    <w:name w:val="Table Grid"/>
    <w:basedOn w:val="a1"/>
    <w:uiPriority w:val="39"/>
    <w:rsid w:val="001368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Title"/>
    <w:aliases w:val="Таблицы"/>
    <w:basedOn w:val="a"/>
    <w:next w:val="a"/>
    <w:link w:val="af1"/>
    <w:uiPriority w:val="10"/>
    <w:qFormat/>
    <w:rsid w:val="005C272F"/>
    <w:pPr>
      <w:spacing w:after="0" w:line="240" w:lineRule="auto"/>
      <w:ind w:firstLine="0"/>
    </w:pPr>
    <w:rPr>
      <w:sz w:val="24"/>
      <w:lang w:val="en-US"/>
    </w:rPr>
  </w:style>
  <w:style w:type="character" w:customStyle="1" w:styleId="af1">
    <w:name w:val="Название Знак"/>
    <w:aliases w:val="Таблицы Знак"/>
    <w:basedOn w:val="a0"/>
    <w:link w:val="af0"/>
    <w:uiPriority w:val="10"/>
    <w:rsid w:val="005C272F"/>
    <w:rPr>
      <w:rFonts w:ascii="Times New Roman" w:hAnsi="Times New Roman"/>
      <w:sz w:val="24"/>
      <w:lang w:val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6027F3"/>
    <w:rPr>
      <w:color w:val="605E5C"/>
      <w:shd w:val="clear" w:color="auto" w:fill="E1DFDD"/>
    </w:rPr>
  </w:style>
  <w:style w:type="paragraph" w:styleId="af2">
    <w:name w:val="No Spacing"/>
    <w:basedOn w:val="a"/>
    <w:uiPriority w:val="1"/>
    <w:qFormat/>
    <w:rsid w:val="008444C8"/>
    <w:pPr>
      <w:spacing w:after="200"/>
      <w:ind w:firstLine="708"/>
      <w:jc w:val="both"/>
    </w:pPr>
    <w:rPr>
      <w:rFonts w:eastAsiaTheme="minorEastAsia" w:cs="Times New Roman"/>
      <w:lang w:eastAsia="ru-RU"/>
    </w:rPr>
  </w:style>
  <w:style w:type="paragraph" w:customStyle="1" w:styleId="Standard">
    <w:name w:val="Standard"/>
    <w:qFormat/>
    <w:rsid w:val="00B23FAA"/>
    <w:pPr>
      <w:suppressAutoHyphens/>
      <w:spacing w:after="0" w:line="240" w:lineRule="auto"/>
      <w:textAlignment w:val="baseline"/>
    </w:pPr>
    <w:rPr>
      <w:rFonts w:ascii="Liberation Serif" w:eastAsia="AR PL SungtiL GB" w:hAnsi="Liberation Serif" w:cs="Lohit Devanagari"/>
      <w:kern w:val="2"/>
      <w:sz w:val="24"/>
      <w:szCs w:val="24"/>
      <w:lang w:eastAsia="zh-CN" w:bidi="hi-IN"/>
    </w:rPr>
  </w:style>
  <w:style w:type="paragraph" w:styleId="af3">
    <w:name w:val="header"/>
    <w:basedOn w:val="a"/>
    <w:link w:val="af4"/>
    <w:uiPriority w:val="99"/>
    <w:unhideWhenUsed/>
    <w:rsid w:val="00F83F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F83FAA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F83F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F83FAA"/>
    <w:rPr>
      <w:rFonts w:ascii="Times New Roman" w:hAnsi="Times New Roman"/>
      <w:sz w:val="28"/>
    </w:rPr>
  </w:style>
  <w:style w:type="character" w:styleId="af7">
    <w:name w:val="line number"/>
    <w:basedOn w:val="a0"/>
    <w:uiPriority w:val="99"/>
    <w:semiHidden/>
    <w:unhideWhenUsed/>
    <w:rsid w:val="00F83FA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4041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BB1F97"/>
    <w:pPr>
      <w:keepNext/>
      <w:keepLines/>
      <w:spacing w:after="0"/>
      <w:jc w:val="center"/>
      <w:outlineLvl w:val="0"/>
    </w:pPr>
    <w:rPr>
      <w:rFonts w:eastAsiaTheme="majorEastAsia" w:cs="Times New Roman"/>
      <w:b/>
      <w:bCs/>
      <w:color w:val="000000" w:themeColor="text1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E7792"/>
    <w:pPr>
      <w:keepNext/>
      <w:keepLines/>
      <w:spacing w:after="0"/>
      <w:ind w:firstLine="0"/>
      <w:outlineLvl w:val="1"/>
    </w:pPr>
    <w:rPr>
      <w:rFonts w:eastAsia="Times New Roman" w:cs="Mangal"/>
      <w:b/>
      <w:bCs/>
      <w:color w:val="000000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A215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76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B1F97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E7792"/>
    <w:rPr>
      <w:rFonts w:ascii="Times New Roman" w:eastAsia="Times New Roman" w:hAnsi="Times New Roman" w:cs="Mangal"/>
      <w:b/>
      <w:bCs/>
      <w:color w:val="000000"/>
      <w:sz w:val="28"/>
      <w:szCs w:val="28"/>
    </w:rPr>
  </w:style>
  <w:style w:type="paragraph" w:styleId="a3">
    <w:name w:val="List Paragraph"/>
    <w:basedOn w:val="a"/>
    <w:uiPriority w:val="34"/>
    <w:qFormat/>
    <w:rsid w:val="00D141F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161D4C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C75765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5">
    <w:name w:val="Normal (Web)"/>
    <w:basedOn w:val="a"/>
    <w:uiPriority w:val="99"/>
    <w:unhideWhenUsed/>
    <w:rsid w:val="00D31B0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6">
    <w:name w:val="annotation reference"/>
    <w:basedOn w:val="a0"/>
    <w:uiPriority w:val="99"/>
    <w:semiHidden/>
    <w:unhideWhenUsed/>
    <w:rsid w:val="00366DC2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366DC2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366DC2"/>
    <w:rPr>
      <w:rFonts w:ascii="Times New Roman" w:hAnsi="Times New Roman"/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6DC2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366DC2"/>
    <w:rPr>
      <w:rFonts w:ascii="Times New Roman" w:hAnsi="Times New Roman"/>
      <w:b/>
      <w:bCs/>
      <w:sz w:val="20"/>
      <w:szCs w:val="20"/>
    </w:rPr>
  </w:style>
  <w:style w:type="paragraph" w:styleId="HTML">
    <w:name w:val="HTML Preformatted"/>
    <w:basedOn w:val="a"/>
    <w:link w:val="HTML0"/>
    <w:uiPriority w:val="99"/>
    <w:unhideWhenUsed/>
    <w:rsid w:val="00696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9675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A02086"/>
  </w:style>
  <w:style w:type="character" w:customStyle="1" w:styleId="o">
    <w:name w:val="o"/>
    <w:basedOn w:val="a0"/>
    <w:rsid w:val="00A02086"/>
  </w:style>
  <w:style w:type="character" w:customStyle="1" w:styleId="mi">
    <w:name w:val="mi"/>
    <w:basedOn w:val="a0"/>
    <w:rsid w:val="00A02086"/>
  </w:style>
  <w:style w:type="character" w:customStyle="1" w:styleId="nb">
    <w:name w:val="nb"/>
    <w:basedOn w:val="a0"/>
    <w:rsid w:val="00A02086"/>
  </w:style>
  <w:style w:type="character" w:customStyle="1" w:styleId="k">
    <w:name w:val="k"/>
    <w:basedOn w:val="a0"/>
    <w:rsid w:val="00A02086"/>
  </w:style>
  <w:style w:type="character" w:customStyle="1" w:styleId="p">
    <w:name w:val="p"/>
    <w:basedOn w:val="a0"/>
    <w:rsid w:val="00A02086"/>
  </w:style>
  <w:style w:type="character" w:customStyle="1" w:styleId="ow">
    <w:name w:val="ow"/>
    <w:basedOn w:val="a0"/>
    <w:rsid w:val="001F00C3"/>
  </w:style>
  <w:style w:type="character" w:customStyle="1" w:styleId="nf">
    <w:name w:val="nf"/>
    <w:basedOn w:val="a0"/>
    <w:rsid w:val="00AB64A3"/>
  </w:style>
  <w:style w:type="character" w:customStyle="1" w:styleId="mo">
    <w:name w:val="mo"/>
    <w:basedOn w:val="a0"/>
    <w:rsid w:val="00857437"/>
  </w:style>
  <w:style w:type="character" w:customStyle="1" w:styleId="mn">
    <w:name w:val="mn"/>
    <w:basedOn w:val="a0"/>
    <w:rsid w:val="00857437"/>
  </w:style>
  <w:style w:type="character" w:customStyle="1" w:styleId="mjxassistivemathml">
    <w:name w:val="mjx_assistive_mathml"/>
    <w:basedOn w:val="a0"/>
    <w:rsid w:val="00857437"/>
  </w:style>
  <w:style w:type="character" w:customStyle="1" w:styleId="30">
    <w:name w:val="Заголовок 3 Знак"/>
    <w:basedOn w:val="a0"/>
    <w:link w:val="3"/>
    <w:uiPriority w:val="9"/>
    <w:rsid w:val="00A2157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A2157E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A2157E"/>
    <w:rPr>
      <w:color w:val="808080"/>
    </w:rPr>
  </w:style>
  <w:style w:type="paragraph" w:styleId="ac">
    <w:name w:val="TOC Heading"/>
    <w:basedOn w:val="1"/>
    <w:next w:val="a"/>
    <w:uiPriority w:val="39"/>
    <w:unhideWhenUsed/>
    <w:qFormat/>
    <w:rsid w:val="004A0ADB"/>
    <w:pPr>
      <w:spacing w:before="240" w:line="259" w:lineRule="auto"/>
      <w:jc w:val="left"/>
      <w:outlineLvl w:val="9"/>
    </w:pPr>
    <w:rPr>
      <w:rFonts w:asciiTheme="majorHAnsi" w:hAnsiTheme="majorHAnsi" w:cstheme="majorBidi"/>
      <w:b w:val="0"/>
      <w:bCs w:val="0"/>
      <w:caps/>
      <w:color w:val="2F5496" w:themeColor="accent1" w:themeShade="BF"/>
      <w:sz w:val="32"/>
      <w:szCs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4A0ADB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A0ADB"/>
    <w:pPr>
      <w:spacing w:after="100"/>
      <w:ind w:left="280"/>
    </w:pPr>
  </w:style>
  <w:style w:type="paragraph" w:styleId="ad">
    <w:name w:val="Balloon Text"/>
    <w:basedOn w:val="a"/>
    <w:link w:val="ae"/>
    <w:uiPriority w:val="99"/>
    <w:semiHidden/>
    <w:unhideWhenUsed/>
    <w:rsid w:val="00D300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30078"/>
    <w:rPr>
      <w:rFonts w:ascii="Tahoma" w:hAnsi="Tahoma" w:cs="Tahoma"/>
      <w:sz w:val="16"/>
      <w:szCs w:val="16"/>
    </w:rPr>
  </w:style>
  <w:style w:type="character" w:customStyle="1" w:styleId="mw-headline">
    <w:name w:val="mw-headline"/>
    <w:basedOn w:val="a0"/>
    <w:rsid w:val="00243401"/>
  </w:style>
  <w:style w:type="table" w:styleId="af">
    <w:name w:val="Table Grid"/>
    <w:basedOn w:val="a1"/>
    <w:uiPriority w:val="39"/>
    <w:rsid w:val="001368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Title"/>
    <w:aliases w:val="Таблицы"/>
    <w:basedOn w:val="a"/>
    <w:next w:val="a"/>
    <w:link w:val="af1"/>
    <w:uiPriority w:val="10"/>
    <w:qFormat/>
    <w:rsid w:val="005C272F"/>
    <w:pPr>
      <w:spacing w:after="0" w:line="240" w:lineRule="auto"/>
      <w:ind w:firstLine="0"/>
    </w:pPr>
    <w:rPr>
      <w:sz w:val="24"/>
      <w:lang w:val="en-US"/>
    </w:rPr>
  </w:style>
  <w:style w:type="character" w:customStyle="1" w:styleId="af1">
    <w:name w:val="Название Знак"/>
    <w:aliases w:val="Таблицы Знак"/>
    <w:basedOn w:val="a0"/>
    <w:link w:val="af0"/>
    <w:uiPriority w:val="10"/>
    <w:rsid w:val="005C272F"/>
    <w:rPr>
      <w:rFonts w:ascii="Times New Roman" w:hAnsi="Times New Roman"/>
      <w:sz w:val="24"/>
      <w:lang w:val="en-US"/>
    </w:rPr>
  </w:style>
  <w:style w:type="character" w:customStyle="1" w:styleId="UnresolvedMention">
    <w:name w:val="Unresolved Mention"/>
    <w:basedOn w:val="a0"/>
    <w:uiPriority w:val="99"/>
    <w:semiHidden/>
    <w:unhideWhenUsed/>
    <w:rsid w:val="006027F3"/>
    <w:rPr>
      <w:color w:val="605E5C"/>
      <w:shd w:val="clear" w:color="auto" w:fill="E1DFDD"/>
    </w:rPr>
  </w:style>
  <w:style w:type="paragraph" w:styleId="af2">
    <w:name w:val="No Spacing"/>
    <w:basedOn w:val="a"/>
    <w:uiPriority w:val="1"/>
    <w:qFormat/>
    <w:rsid w:val="008444C8"/>
    <w:pPr>
      <w:spacing w:after="200"/>
      <w:ind w:firstLine="708"/>
      <w:jc w:val="both"/>
    </w:pPr>
    <w:rPr>
      <w:rFonts w:eastAsiaTheme="minorEastAsia" w:cs="Times New Roman"/>
      <w:lang w:eastAsia="ru-RU"/>
    </w:rPr>
  </w:style>
  <w:style w:type="paragraph" w:customStyle="1" w:styleId="Standard">
    <w:name w:val="Standard"/>
    <w:qFormat/>
    <w:rsid w:val="00B23FAA"/>
    <w:pPr>
      <w:suppressAutoHyphens/>
      <w:spacing w:after="0" w:line="240" w:lineRule="auto"/>
      <w:textAlignment w:val="baseline"/>
    </w:pPr>
    <w:rPr>
      <w:rFonts w:ascii="Liberation Serif" w:eastAsia="AR PL SungtiL GB" w:hAnsi="Liberation Serif" w:cs="Lohit Devanagari"/>
      <w:kern w:val="2"/>
      <w:sz w:val="24"/>
      <w:szCs w:val="24"/>
      <w:lang w:eastAsia="zh-CN" w:bidi="hi-IN"/>
    </w:rPr>
  </w:style>
  <w:style w:type="paragraph" w:styleId="af3">
    <w:name w:val="header"/>
    <w:basedOn w:val="a"/>
    <w:link w:val="af4"/>
    <w:uiPriority w:val="99"/>
    <w:unhideWhenUsed/>
    <w:rsid w:val="00F83F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F83FAA"/>
    <w:rPr>
      <w:rFonts w:ascii="Times New Roman" w:hAnsi="Times New Roman"/>
      <w:sz w:val="28"/>
    </w:rPr>
  </w:style>
  <w:style w:type="paragraph" w:styleId="af5">
    <w:name w:val="footer"/>
    <w:basedOn w:val="a"/>
    <w:link w:val="af6"/>
    <w:uiPriority w:val="99"/>
    <w:unhideWhenUsed/>
    <w:rsid w:val="00F83F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F83FAA"/>
    <w:rPr>
      <w:rFonts w:ascii="Times New Roman" w:hAnsi="Times New Roman"/>
      <w:sz w:val="28"/>
    </w:rPr>
  </w:style>
  <w:style w:type="character" w:styleId="af7">
    <w:name w:val="line number"/>
    <w:basedOn w:val="a0"/>
    <w:uiPriority w:val="99"/>
    <w:semiHidden/>
    <w:unhideWhenUsed/>
    <w:rsid w:val="00F83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7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4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9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2.xml"/><Relationship Id="rId18" Type="http://schemas.openxmlformats.org/officeDocument/2006/relationships/chart" Target="charts/chart5.xml"/><Relationship Id="rId26" Type="http://schemas.openxmlformats.org/officeDocument/2006/relationships/oleObject" Target="embeddings/oleObject1.bin"/><Relationship Id="rId39" Type="http://schemas.openxmlformats.org/officeDocument/2006/relationships/chart" Target="charts/chart20.xml"/><Relationship Id="rId21" Type="http://schemas.openxmlformats.org/officeDocument/2006/relationships/chart" Target="charts/chart8.xml"/><Relationship Id="rId34" Type="http://schemas.openxmlformats.org/officeDocument/2006/relationships/chart" Target="charts/chart15.xml"/><Relationship Id="rId42" Type="http://schemas.openxmlformats.org/officeDocument/2006/relationships/chart" Target="charts/chart23.xml"/><Relationship Id="rId47" Type="http://schemas.openxmlformats.org/officeDocument/2006/relationships/chart" Target="charts/chart28.xml"/><Relationship Id="rId50" Type="http://schemas.openxmlformats.org/officeDocument/2006/relationships/hyperlink" Target="https://www.hackerearth.com/practice/algorithms/sorting/radix-sort/visualize/" TargetMode="External"/><Relationship Id="rId55" Type="http://schemas.openxmlformats.org/officeDocument/2006/relationships/hyperlink" Target="http://www.cplusplus.com/info/description/" TargetMode="External"/><Relationship Id="rId7" Type="http://schemas.openxmlformats.org/officeDocument/2006/relationships/footnotes" Target="footnotes.xml"/><Relationship Id="rId12" Type="http://schemas.openxmlformats.org/officeDocument/2006/relationships/chart" Target="charts/chart1.xml"/><Relationship Id="rId17" Type="http://schemas.openxmlformats.org/officeDocument/2006/relationships/chart" Target="charts/chart4.xml"/><Relationship Id="rId25" Type="http://schemas.openxmlformats.org/officeDocument/2006/relationships/image" Target="media/image3.wmf"/><Relationship Id="rId33" Type="http://schemas.openxmlformats.org/officeDocument/2006/relationships/chart" Target="charts/chart14.xml"/><Relationship Id="rId38" Type="http://schemas.openxmlformats.org/officeDocument/2006/relationships/chart" Target="charts/chart19.xml"/><Relationship Id="rId46" Type="http://schemas.openxmlformats.org/officeDocument/2006/relationships/chart" Target="charts/chart27.xml"/><Relationship Id="rId59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chart" Target="charts/chart7.xml"/><Relationship Id="rId29" Type="http://schemas.openxmlformats.org/officeDocument/2006/relationships/oleObject" Target="embeddings/oleObject3.bin"/><Relationship Id="rId41" Type="http://schemas.openxmlformats.org/officeDocument/2006/relationships/chart" Target="charts/chart22.xml"/><Relationship Id="rId54" Type="http://schemas.openxmlformats.org/officeDocument/2006/relationships/hyperlink" Target="https://danlark.org/2020/11/11/miniselect-practical-and-generic-selection-algorithm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omments" Target="comments.xml"/><Relationship Id="rId24" Type="http://schemas.openxmlformats.org/officeDocument/2006/relationships/chart" Target="charts/chart11.xml"/><Relationship Id="rId32" Type="http://schemas.openxmlformats.org/officeDocument/2006/relationships/chart" Target="charts/chart13.xml"/><Relationship Id="rId37" Type="http://schemas.openxmlformats.org/officeDocument/2006/relationships/chart" Target="charts/chart18.xml"/><Relationship Id="rId40" Type="http://schemas.openxmlformats.org/officeDocument/2006/relationships/chart" Target="charts/chart21.xml"/><Relationship Id="rId45" Type="http://schemas.openxmlformats.org/officeDocument/2006/relationships/chart" Target="charts/chart26.xml"/><Relationship Id="rId53" Type="http://schemas.openxmlformats.org/officeDocument/2006/relationships/hyperlink" Target="https://softwareengineering.stackexchange.com/questions/284767/kth-selection-routine-floyd-algorithm-489" TargetMode="External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chart" Target="charts/chart10.xml"/><Relationship Id="rId28" Type="http://schemas.openxmlformats.org/officeDocument/2006/relationships/oleObject" Target="embeddings/oleObject2.bin"/><Relationship Id="rId36" Type="http://schemas.openxmlformats.org/officeDocument/2006/relationships/chart" Target="charts/chart17.xml"/><Relationship Id="rId49" Type="http://schemas.openxmlformats.org/officeDocument/2006/relationships/hyperlink" Target="https://ru.wikipedia.org/wiki/%D0%9A%D0%BD%D1%83%D1%82,_%D0%94%D0%BE%D0%BD%D0%B0%D0%BB%D1%8C%D0%B4_%D0%AD%D1%80%D0%B2%D0%B8%D0%BD" TargetMode="External"/><Relationship Id="rId57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chart" Target="charts/chart6.xml"/><Relationship Id="rId31" Type="http://schemas.openxmlformats.org/officeDocument/2006/relationships/chart" Target="charts/chart12.xml"/><Relationship Id="rId44" Type="http://schemas.openxmlformats.org/officeDocument/2006/relationships/chart" Target="charts/chart25.xml"/><Relationship Id="rId52" Type="http://schemas.openxmlformats.org/officeDocument/2006/relationships/hyperlink" Target="http://www.cs.rpi.edu/~musser/gp/introsort.ps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hart" Target="charts/chart3.xml"/><Relationship Id="rId22" Type="http://schemas.openxmlformats.org/officeDocument/2006/relationships/chart" Target="charts/chart9.xml"/><Relationship Id="rId27" Type="http://schemas.openxmlformats.org/officeDocument/2006/relationships/image" Target="media/image4.wmf"/><Relationship Id="rId30" Type="http://schemas.openxmlformats.org/officeDocument/2006/relationships/image" Target="media/image5.png"/><Relationship Id="rId35" Type="http://schemas.openxmlformats.org/officeDocument/2006/relationships/chart" Target="charts/chart16.xml"/><Relationship Id="rId43" Type="http://schemas.openxmlformats.org/officeDocument/2006/relationships/chart" Target="charts/chart24.xml"/><Relationship Id="rId48" Type="http://schemas.openxmlformats.org/officeDocument/2006/relationships/chart" Target="charts/chart29.xml"/><Relationship Id="rId56" Type="http://schemas.openxmlformats.org/officeDocument/2006/relationships/hyperlink" Target="https://wiki.python.org/moin/BeginnersGuide/Overview" TargetMode="External"/><Relationship Id="rId8" Type="http://schemas.openxmlformats.org/officeDocument/2006/relationships/endnotes" Target="endnotes.xml"/><Relationship Id="rId51" Type="http://schemas.openxmlformats.org/officeDocument/2006/relationships/hyperlink" Target="https://en.wikipedia.org/wiki/David_Musser" TargetMode="Externa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Style" Target="style1.xml"/><Relationship Id="rId2" Type="http://schemas.microsoft.com/office/2011/relationships/chartColorStyle" Target="colors1.xml"/><Relationship Id="rId1" Type="http://schemas.openxmlformats.org/officeDocument/2006/relationships/oleObject" Target="&#1050;&#1085;&#1080;&#1075;&#1072;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Style" Target="style2.xml"/><Relationship Id="rId2" Type="http://schemas.microsoft.com/office/2011/relationships/chartColorStyle" Target="colors2.xml"/><Relationship Id="rId1" Type="http://schemas.openxmlformats.org/officeDocument/2006/relationships/oleObject" Target="&#1050;&#1085;&#1080;&#1075;&#1072;1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Style" Target="style3.xml"/><Relationship Id="rId2" Type="http://schemas.microsoft.com/office/2011/relationships/chartColorStyle" Target="colors3.xml"/><Relationship Id="rId1" Type="http://schemas.openxmlformats.org/officeDocument/2006/relationships/oleObject" Target="&#1050;&#1085;&#1080;&#1075;&#1072;1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Style" Target="style4.xml"/><Relationship Id="rId2" Type="http://schemas.microsoft.com/office/2011/relationships/chartColorStyle" Target="colors4.xml"/><Relationship Id="rId1" Type="http://schemas.openxmlformats.org/officeDocument/2006/relationships/oleObject" Target="&#1050;&#1085;&#1080;&#1075;&#1072;1" TargetMode="External"/></Relationships>
</file>

<file path=word/charts/_rels/chart5.xml.rels><?xml version="1.0" encoding="UTF-8" standalone="yes"?>
<Relationships xmlns="http://schemas.openxmlformats.org/package/2006/relationships"><Relationship Id="rId3" Type="http://schemas.microsoft.com/office/2011/relationships/chartStyle" Target="style5.xml"/><Relationship Id="rId2" Type="http://schemas.microsoft.com/office/2011/relationships/chartColorStyle" Target="colors5.xml"/><Relationship Id="rId1" Type="http://schemas.openxmlformats.org/officeDocument/2006/relationships/oleObject" Target="&#1050;&#1085;&#1080;&#1075;&#1072;1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microsoft.com/office/2011/relationships/chartStyle" Target="style6.xml"/><Relationship Id="rId2" Type="http://schemas.microsoft.com/office/2011/relationships/chartColorStyle" Target="colors6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Style" Target="style7.xml"/><Relationship Id="rId2" Type="http://schemas.microsoft.com/office/2011/relationships/chartColorStyle" Target="colors7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microsoft.com/office/2011/relationships/chartStyle" Target="style8.xml"/><Relationship Id="rId2" Type="http://schemas.microsoft.com/office/2011/relationships/chartColorStyle" Target="colors8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microsoft.com/office/2011/relationships/chartStyle" Target="style9.xml"/><Relationship Id="rId2" Type="http://schemas.microsoft.com/office/2011/relationships/chartColorStyle" Target="colors9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10.xml.rels><?xml version="1.0" encoding="UTF-8" standalone="yes"?>
<Relationships xmlns="http://schemas.openxmlformats.org/package/2006/relationships"><Relationship Id="rId3" Type="http://schemas.microsoft.com/office/2011/relationships/chartStyle" Target="style10.xml"/><Relationship Id="rId2" Type="http://schemas.microsoft.com/office/2011/relationships/chartColorStyle" Target="colors10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11.xml.rels><?xml version="1.0" encoding="UTF-8" standalone="yes"?>
<Relationships xmlns="http://schemas.openxmlformats.org/package/2006/relationships"><Relationship Id="rId3" Type="http://schemas.microsoft.com/office/2011/relationships/chartStyle" Target="style11.xml"/><Relationship Id="rId2" Type="http://schemas.microsoft.com/office/2011/relationships/chartColorStyle" Target="colors11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12.xml.rels><?xml version="1.0" encoding="UTF-8" standalone="yes"?>
<Relationships xmlns="http://schemas.openxmlformats.org/package/2006/relationships"><Relationship Id="rId3" Type="http://schemas.microsoft.com/office/2011/relationships/chartStyle" Target="style12.xml"/><Relationship Id="rId2" Type="http://schemas.microsoft.com/office/2011/relationships/chartColorStyle" Target="colors12.xml"/><Relationship Id="rId1" Type="http://schemas.openxmlformats.org/officeDocument/2006/relationships/oleObject" Target="file:///C:\Users\chelbuhov\Documents\diplom\&#1090;&#1077;&#1089;&#1090;&#1099;1.xlsx" TargetMode="External"/></Relationships>
</file>

<file path=word/charts/_rels/chart13.xml.rels><?xml version="1.0" encoding="UTF-8" standalone="yes"?>
<Relationships xmlns="http://schemas.openxmlformats.org/package/2006/relationships"><Relationship Id="rId3" Type="http://schemas.microsoft.com/office/2011/relationships/chartStyle" Target="style13.xml"/><Relationship Id="rId2" Type="http://schemas.microsoft.com/office/2011/relationships/chartColorStyle" Target="colors13.xml"/><Relationship Id="rId1" Type="http://schemas.openxmlformats.org/officeDocument/2006/relationships/oleObject" Target="file:///C:\Users\chelbuhov\Documents\diplom\&#1090;&#1077;&#1089;&#1090;&#1099;1.xlsx" TargetMode="External"/></Relationships>
</file>

<file path=word/charts/_rels/chart14.xml.rels><?xml version="1.0" encoding="UTF-8" standalone="yes"?>
<Relationships xmlns="http://schemas.openxmlformats.org/package/2006/relationships"><Relationship Id="rId3" Type="http://schemas.microsoft.com/office/2011/relationships/chartStyle" Target="style14.xml"/><Relationship Id="rId2" Type="http://schemas.microsoft.com/office/2011/relationships/chartColorStyle" Target="colors14.xml"/><Relationship Id="rId1" Type="http://schemas.openxmlformats.org/officeDocument/2006/relationships/oleObject" Target="file:///C:\Users\chelbuhov\Documents\diplom\&#1090;&#1077;&#1089;&#1090;&#1099;1.xlsx" TargetMode="External"/></Relationships>
</file>

<file path=word/charts/_rels/chart15.xml.rels><?xml version="1.0" encoding="UTF-8" standalone="yes"?>
<Relationships xmlns="http://schemas.openxmlformats.org/package/2006/relationships"><Relationship Id="rId3" Type="http://schemas.microsoft.com/office/2011/relationships/chartStyle" Target="style15.xml"/><Relationship Id="rId2" Type="http://schemas.microsoft.com/office/2011/relationships/chartColorStyle" Target="colors15.xml"/><Relationship Id="rId1" Type="http://schemas.openxmlformats.org/officeDocument/2006/relationships/oleObject" Target="file:///C:\Users\chelbuhov\Documents\diplom\&#1090;&#1077;&#1089;&#1090;&#1099;1.xlsx" TargetMode="External"/></Relationships>
</file>

<file path=word/charts/_rels/chart16.xml.rels><?xml version="1.0" encoding="UTF-8" standalone="yes"?>
<Relationships xmlns="http://schemas.openxmlformats.org/package/2006/relationships"><Relationship Id="rId3" Type="http://schemas.microsoft.com/office/2011/relationships/chartStyle" Target="style16.xml"/><Relationship Id="rId2" Type="http://schemas.microsoft.com/office/2011/relationships/chartColorStyle" Target="colors16.xml"/><Relationship Id="rId1" Type="http://schemas.openxmlformats.org/officeDocument/2006/relationships/oleObject" Target="file:///C:\Users\chelbuhov\Documents\diplom\&#1090;&#1077;&#1089;&#1090;&#1099;1.xlsx" TargetMode="External"/></Relationships>
</file>

<file path=word/charts/_rels/chart17.xml.rels><?xml version="1.0" encoding="UTF-8" standalone="yes"?>
<Relationships xmlns="http://schemas.openxmlformats.org/package/2006/relationships"><Relationship Id="rId3" Type="http://schemas.microsoft.com/office/2011/relationships/chartStyle" Target="style17.xml"/><Relationship Id="rId2" Type="http://schemas.microsoft.com/office/2011/relationships/chartColorStyle" Target="colors17.xml"/><Relationship Id="rId1" Type="http://schemas.openxmlformats.org/officeDocument/2006/relationships/oleObject" Target="file:///C:\Users\chelbuhov\Documents\diplom\&#1090;&#1077;&#1089;&#1090;&#1099;1.xlsx" TargetMode="External"/></Relationships>
</file>

<file path=word/charts/_rels/chart18.xml.rels><?xml version="1.0" encoding="UTF-8" standalone="yes"?>
<Relationships xmlns="http://schemas.openxmlformats.org/package/2006/relationships"><Relationship Id="rId3" Type="http://schemas.microsoft.com/office/2011/relationships/chartStyle" Target="style18.xml"/><Relationship Id="rId2" Type="http://schemas.microsoft.com/office/2011/relationships/chartColorStyle" Target="colors18.xml"/><Relationship Id="rId1" Type="http://schemas.openxmlformats.org/officeDocument/2006/relationships/oleObject" Target="file:///C:\Users\chelbuhov\Documents\diplom\&#1090;&#1077;&#1089;&#1090;&#1099;1.xlsx" TargetMode="External"/></Relationships>
</file>

<file path=word/charts/_rels/chart19.xml.rels><?xml version="1.0" encoding="UTF-8" standalone="yes"?>
<Relationships xmlns="http://schemas.openxmlformats.org/package/2006/relationships"><Relationship Id="rId3" Type="http://schemas.microsoft.com/office/2011/relationships/chartStyle" Target="style19.xml"/><Relationship Id="rId2" Type="http://schemas.microsoft.com/office/2011/relationships/chartColorStyle" Target="colors19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0.xml.rels><?xml version="1.0" encoding="UTF-8" standalone="yes"?>
<Relationships xmlns="http://schemas.openxmlformats.org/package/2006/relationships"><Relationship Id="rId3" Type="http://schemas.microsoft.com/office/2011/relationships/chartStyle" Target="style20.xml"/><Relationship Id="rId2" Type="http://schemas.microsoft.com/office/2011/relationships/chartColorStyle" Target="colors20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1.xml.rels><?xml version="1.0" encoding="UTF-8" standalone="yes"?>
<Relationships xmlns="http://schemas.openxmlformats.org/package/2006/relationships"><Relationship Id="rId3" Type="http://schemas.microsoft.com/office/2011/relationships/chartStyle" Target="style21.xml"/><Relationship Id="rId2" Type="http://schemas.microsoft.com/office/2011/relationships/chartColorStyle" Target="colors21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2.xml.rels><?xml version="1.0" encoding="UTF-8" standalone="yes"?>
<Relationships xmlns="http://schemas.openxmlformats.org/package/2006/relationships"><Relationship Id="rId3" Type="http://schemas.microsoft.com/office/2011/relationships/chartStyle" Target="style22.xml"/><Relationship Id="rId2" Type="http://schemas.microsoft.com/office/2011/relationships/chartColorStyle" Target="colors22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3.xml.rels><?xml version="1.0" encoding="UTF-8" standalone="yes"?>
<Relationships xmlns="http://schemas.openxmlformats.org/package/2006/relationships"><Relationship Id="rId3" Type="http://schemas.microsoft.com/office/2011/relationships/chartStyle" Target="style23.xml"/><Relationship Id="rId2" Type="http://schemas.microsoft.com/office/2011/relationships/chartColorStyle" Target="colors23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4.xml.rels><?xml version="1.0" encoding="UTF-8" standalone="yes"?>
<Relationships xmlns="http://schemas.openxmlformats.org/package/2006/relationships"><Relationship Id="rId3" Type="http://schemas.microsoft.com/office/2011/relationships/chartStyle" Target="style24.xml"/><Relationship Id="rId2" Type="http://schemas.microsoft.com/office/2011/relationships/chartColorStyle" Target="colors24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5.xml.rels><?xml version="1.0" encoding="UTF-8" standalone="yes"?>
<Relationships xmlns="http://schemas.openxmlformats.org/package/2006/relationships"><Relationship Id="rId3" Type="http://schemas.microsoft.com/office/2011/relationships/chartStyle" Target="style25.xml"/><Relationship Id="rId2" Type="http://schemas.microsoft.com/office/2011/relationships/chartColorStyle" Target="colors25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6.xml.rels><?xml version="1.0" encoding="UTF-8" standalone="yes"?>
<Relationships xmlns="http://schemas.openxmlformats.org/package/2006/relationships"><Relationship Id="rId3" Type="http://schemas.microsoft.com/office/2011/relationships/chartStyle" Target="style26.xml"/><Relationship Id="rId2" Type="http://schemas.microsoft.com/office/2011/relationships/chartColorStyle" Target="colors26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7.xml.rels><?xml version="1.0" encoding="UTF-8" standalone="yes"?>
<Relationships xmlns="http://schemas.openxmlformats.org/package/2006/relationships"><Relationship Id="rId3" Type="http://schemas.microsoft.com/office/2011/relationships/chartStyle" Target="style27.xml"/><Relationship Id="rId2" Type="http://schemas.microsoft.com/office/2011/relationships/chartColorStyle" Target="colors27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8.xml.rels><?xml version="1.0" encoding="UTF-8" standalone="yes"?>
<Relationships xmlns="http://schemas.openxmlformats.org/package/2006/relationships"><Relationship Id="rId3" Type="http://schemas.microsoft.com/office/2011/relationships/chartStyle" Target="style28.xml"/><Relationship Id="rId2" Type="http://schemas.microsoft.com/office/2011/relationships/chartColorStyle" Target="colors28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_rels/chart29.xml.rels><?xml version="1.0" encoding="UTF-8" standalone="yes"?>
<Relationships xmlns="http://schemas.openxmlformats.org/package/2006/relationships"><Relationship Id="rId3" Type="http://schemas.microsoft.com/office/2011/relationships/chartStyle" Target="style29.xml"/><Relationship Id="rId2" Type="http://schemas.microsoft.com/office/2011/relationships/chartColorStyle" Target="colors29.xml"/><Relationship Id="rId1" Type="http://schemas.openxmlformats.org/officeDocument/2006/relationships/oleObject" Target="file:///Z:\documents\diploms\&#1063;&#1077;&#1083;&#1073;&#1091;&#1093;&#1086;&#1074;\&#1090;&#1077;&#1089;&#1090;&#1099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роста О большое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O(n!)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Лист1!$B$2:$B$33</c:f>
              <c:numCache>
                <c:formatCode>General</c:formatCode>
                <c:ptCount val="32"/>
                <c:pt idx="0">
                  <c:v>1</c:v>
                </c:pt>
                <c:pt idx="1">
                  <c:v>2</c:v>
                </c:pt>
                <c:pt idx="2">
                  <c:v>6</c:v>
                </c:pt>
                <c:pt idx="3">
                  <c:v>24</c:v>
                </c:pt>
                <c:pt idx="4">
                  <c:v>120</c:v>
                </c:pt>
                <c:pt idx="5">
                  <c:v>720</c:v>
                </c:pt>
                <c:pt idx="6">
                  <c:v>5040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60D2-48B0-816D-C1002A427442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O(a^n), a = 2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Лист1!$C$2:$C$33</c:f>
              <c:numCache>
                <c:formatCode>General</c:formatCode>
                <c:ptCount val="32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  <c:pt idx="4">
                  <c:v>32</c:v>
                </c:pt>
                <c:pt idx="5">
                  <c:v>64</c:v>
                </c:pt>
                <c:pt idx="6">
                  <c:v>128</c:v>
                </c:pt>
                <c:pt idx="7">
                  <c:v>256</c:v>
                </c:pt>
                <c:pt idx="8">
                  <c:v>512</c:v>
                </c:pt>
                <c:pt idx="9">
                  <c:v>1024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60D2-48B0-816D-C1002A427442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O(n^a), a = 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Лист1!$D$2:$D$33</c:f>
              <c:numCache>
                <c:formatCode>General</c:formatCode>
                <c:ptCount val="32"/>
                <c:pt idx="0">
                  <c:v>1</c:v>
                </c:pt>
                <c:pt idx="1">
                  <c:v>4</c:v>
                </c:pt>
                <c:pt idx="2">
                  <c:v>9</c:v>
                </c:pt>
                <c:pt idx="3">
                  <c:v>16</c:v>
                </c:pt>
                <c:pt idx="4">
                  <c:v>25</c:v>
                </c:pt>
                <c:pt idx="5">
                  <c:v>36</c:v>
                </c:pt>
                <c:pt idx="6">
                  <c:v>49</c:v>
                </c:pt>
                <c:pt idx="7">
                  <c:v>64</c:v>
                </c:pt>
                <c:pt idx="8">
                  <c:v>81</c:v>
                </c:pt>
                <c:pt idx="9">
                  <c:v>100</c:v>
                </c:pt>
                <c:pt idx="10">
                  <c:v>121</c:v>
                </c:pt>
                <c:pt idx="11">
                  <c:v>144</c:v>
                </c:pt>
                <c:pt idx="12">
                  <c:v>169</c:v>
                </c:pt>
                <c:pt idx="13">
                  <c:v>196</c:v>
                </c:pt>
                <c:pt idx="14">
                  <c:v>225</c:v>
                </c:pt>
                <c:pt idx="15">
                  <c:v>256</c:v>
                </c:pt>
                <c:pt idx="16">
                  <c:v>289</c:v>
                </c:pt>
                <c:pt idx="17">
                  <c:v>324</c:v>
                </c:pt>
                <c:pt idx="18">
                  <c:v>361</c:v>
                </c:pt>
                <c:pt idx="19">
                  <c:v>400</c:v>
                </c:pt>
                <c:pt idx="20">
                  <c:v>441</c:v>
                </c:pt>
                <c:pt idx="21">
                  <c:v>484</c:v>
                </c:pt>
                <c:pt idx="22">
                  <c:v>529</c:v>
                </c:pt>
                <c:pt idx="23">
                  <c:v>576</c:v>
                </c:pt>
                <c:pt idx="24">
                  <c:v>625</c:v>
                </c:pt>
                <c:pt idx="25">
                  <c:v>676</c:v>
                </c:pt>
                <c:pt idx="26">
                  <c:v>729</c:v>
                </c:pt>
                <c:pt idx="27">
                  <c:v>784</c:v>
                </c:pt>
                <c:pt idx="28">
                  <c:v>841</c:v>
                </c:pt>
                <c:pt idx="29">
                  <c:v>900</c:v>
                </c:pt>
                <c:pt idx="30">
                  <c:v>961</c:v>
                </c:pt>
                <c:pt idx="31">
                  <c:v>1024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60D2-48B0-816D-C1002A4274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0502912"/>
        <c:axId val="107032576"/>
      </c:lineChart>
      <c:catAx>
        <c:axId val="1405029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032576"/>
        <c:crosses val="autoZero"/>
        <c:auto val="1"/>
        <c:lblAlgn val="ctr"/>
        <c:lblOffset val="100"/>
        <c:noMultiLvlLbl val="0"/>
      </c:catAx>
      <c:valAx>
        <c:axId val="107032576"/>
        <c:scaling>
          <c:orientation val="minMax"/>
          <c:max val="1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операций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0502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8807523872270091"/>
          <c:y val="0.11558028930594202"/>
          <c:w val="0.20818186566824659"/>
          <c:h val="0.24387963017780676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роста О большое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Лист1!$D$1</c:f>
              <c:strCache>
                <c:ptCount val="1"/>
                <c:pt idx="0">
                  <c:v>O(n^a), a = 2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Лист1!$D$2:$D$101</c:f>
              <c:numCache>
                <c:formatCode>General</c:formatCode>
                <c:ptCount val="100"/>
                <c:pt idx="0">
                  <c:v>1</c:v>
                </c:pt>
                <c:pt idx="1">
                  <c:v>4</c:v>
                </c:pt>
                <c:pt idx="2">
                  <c:v>9</c:v>
                </c:pt>
                <c:pt idx="3">
                  <c:v>16</c:v>
                </c:pt>
                <c:pt idx="4">
                  <c:v>25</c:v>
                </c:pt>
                <c:pt idx="5">
                  <c:v>36</c:v>
                </c:pt>
                <c:pt idx="6">
                  <c:v>49</c:v>
                </c:pt>
                <c:pt idx="7">
                  <c:v>64</c:v>
                </c:pt>
                <c:pt idx="8">
                  <c:v>81</c:v>
                </c:pt>
                <c:pt idx="9">
                  <c:v>100</c:v>
                </c:pt>
                <c:pt idx="10">
                  <c:v>121</c:v>
                </c:pt>
                <c:pt idx="11">
                  <c:v>144</c:v>
                </c:pt>
                <c:pt idx="12">
                  <c:v>169</c:v>
                </c:pt>
                <c:pt idx="13">
                  <c:v>196</c:v>
                </c:pt>
                <c:pt idx="14">
                  <c:v>225</c:v>
                </c:pt>
                <c:pt idx="15">
                  <c:v>256</c:v>
                </c:pt>
                <c:pt idx="16">
                  <c:v>289</c:v>
                </c:pt>
                <c:pt idx="17">
                  <c:v>324</c:v>
                </c:pt>
                <c:pt idx="18">
                  <c:v>361</c:v>
                </c:pt>
                <c:pt idx="19">
                  <c:v>400</c:v>
                </c:pt>
                <c:pt idx="20">
                  <c:v>441</c:v>
                </c:pt>
                <c:pt idx="21">
                  <c:v>484</c:v>
                </c:pt>
                <c:pt idx="22">
                  <c:v>529</c:v>
                </c:pt>
                <c:pt idx="23">
                  <c:v>576</c:v>
                </c:pt>
                <c:pt idx="24">
                  <c:v>625</c:v>
                </c:pt>
                <c:pt idx="25">
                  <c:v>676</c:v>
                </c:pt>
                <c:pt idx="26">
                  <c:v>729</c:v>
                </c:pt>
                <c:pt idx="27">
                  <c:v>784</c:v>
                </c:pt>
                <c:pt idx="28">
                  <c:v>841</c:v>
                </c:pt>
                <c:pt idx="29">
                  <c:v>900</c:v>
                </c:pt>
                <c:pt idx="30">
                  <c:v>961</c:v>
                </c:pt>
                <c:pt idx="31">
                  <c:v>1024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2753-4BDA-B6FA-24A6ECE4847F}"/>
            </c:ext>
          </c:extLst>
        </c:ser>
        <c:ser>
          <c:idx val="1"/>
          <c:order val="1"/>
          <c:tx>
            <c:strRef>
              <c:f>Лист1!$E$1</c:f>
              <c:strCache>
                <c:ptCount val="1"/>
                <c:pt idx="0">
                  <c:v>O(n log n)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Лист1!$E$2:$E$101</c:f>
              <c:numCache>
                <c:formatCode>General</c:formatCode>
                <c:ptCount val="100"/>
                <c:pt idx="0">
                  <c:v>0</c:v>
                </c:pt>
                <c:pt idx="1">
                  <c:v>2</c:v>
                </c:pt>
                <c:pt idx="2">
                  <c:v>4.7548875021634691</c:v>
                </c:pt>
                <c:pt idx="3">
                  <c:v>8</c:v>
                </c:pt>
                <c:pt idx="4">
                  <c:v>11.60964047443681</c:v>
                </c:pt>
                <c:pt idx="5">
                  <c:v>15.509775004326936</c:v>
                </c:pt>
                <c:pt idx="6">
                  <c:v>19.651484454403228</c:v>
                </c:pt>
                <c:pt idx="7">
                  <c:v>24</c:v>
                </c:pt>
                <c:pt idx="8">
                  <c:v>28.529325012980813</c:v>
                </c:pt>
                <c:pt idx="9">
                  <c:v>33.219280948873624</c:v>
                </c:pt>
                <c:pt idx="10">
                  <c:v>38.053747805010275</c:v>
                </c:pt>
                <c:pt idx="11">
                  <c:v>43.01955000865388</c:v>
                </c:pt>
                <c:pt idx="12">
                  <c:v>48.105716335834195</c:v>
                </c:pt>
                <c:pt idx="13">
                  <c:v>53.302968908806449</c:v>
                </c:pt>
                <c:pt idx="14">
                  <c:v>58.603358934127783</c:v>
                </c:pt>
                <c:pt idx="15">
                  <c:v>64</c:v>
                </c:pt>
                <c:pt idx="16">
                  <c:v>69.486868301255782</c:v>
                </c:pt>
                <c:pt idx="17">
                  <c:v>75.058650025961612</c:v>
                </c:pt>
                <c:pt idx="18">
                  <c:v>80.710622755428119</c:v>
                </c:pt>
                <c:pt idx="19">
                  <c:v>86.438561897747249</c:v>
                </c:pt>
                <c:pt idx="20">
                  <c:v>92.23866587835397</c:v>
                </c:pt>
                <c:pt idx="21">
                  <c:v>98.107495610020536</c:v>
                </c:pt>
                <c:pt idx="22">
                  <c:v>104.0419249893113</c:v>
                </c:pt>
                <c:pt idx="23">
                  <c:v>110.03910001730776</c:v>
                </c:pt>
                <c:pt idx="24">
                  <c:v>116.09640474436812</c:v>
                </c:pt>
                <c:pt idx="25">
                  <c:v>122.2114326716684</c:v>
                </c:pt>
                <c:pt idx="26">
                  <c:v>128.38196255841368</c:v>
                </c:pt>
                <c:pt idx="27">
                  <c:v>134.6059378176129</c:v>
                </c:pt>
                <c:pt idx="28">
                  <c:v>140.8814488586996</c:v>
                </c:pt>
                <c:pt idx="29">
                  <c:v>147.20671786825557</c:v>
                </c:pt>
                <c:pt idx="30">
                  <c:v>153.58008562199316</c:v>
                </c:pt>
                <c:pt idx="31">
                  <c:v>160</c:v>
                </c:pt>
                <c:pt idx="32">
                  <c:v>166.46500593882897</c:v>
                </c:pt>
                <c:pt idx="33">
                  <c:v>172.97373660251156</c:v>
                </c:pt>
                <c:pt idx="34">
                  <c:v>179.52490559307381</c:v>
                </c:pt>
                <c:pt idx="35">
                  <c:v>186.11730005192322</c:v>
                </c:pt>
                <c:pt idx="36">
                  <c:v>192.74977452827116</c:v>
                </c:pt>
                <c:pt idx="37">
                  <c:v>199.42124551085624</c:v>
                </c:pt>
                <c:pt idx="38">
                  <c:v>206.13068653562769</c:v>
                </c:pt>
                <c:pt idx="39">
                  <c:v>212.8771237954945</c:v>
                </c:pt>
                <c:pt idx="40">
                  <c:v>219.65963218934144</c:v>
                </c:pt>
                <c:pt idx="41">
                  <c:v>226.47733175670794</c:v>
                </c:pt>
                <c:pt idx="42">
                  <c:v>233.3293844521902</c:v>
                </c:pt>
                <c:pt idx="43">
                  <c:v>240.21499122004107</c:v>
                </c:pt>
                <c:pt idx="44">
                  <c:v>247.13338933483536</c:v>
                </c:pt>
                <c:pt idx="45">
                  <c:v>254.0838499786226</c:v>
                </c:pt>
                <c:pt idx="46">
                  <c:v>261.06567602884894</c:v>
                </c:pt>
                <c:pt idx="47">
                  <c:v>268.07820003461552</c:v>
                </c:pt>
                <c:pt idx="48">
                  <c:v>275.12078236164518</c:v>
                </c:pt>
                <c:pt idx="49">
                  <c:v>282.1928094887362</c:v>
                </c:pt>
                <c:pt idx="50">
                  <c:v>289.29369244054629</c:v>
                </c:pt>
                <c:pt idx="51">
                  <c:v>296.42286534333681</c:v>
                </c:pt>
                <c:pt idx="52">
                  <c:v>303.5797840918496</c:v>
                </c:pt>
                <c:pt idx="53">
                  <c:v>310.76392511682735</c:v>
                </c:pt>
                <c:pt idx="54">
                  <c:v>317.97478424385628</c:v>
                </c:pt>
                <c:pt idx="55">
                  <c:v>325.21187563522585</c:v>
                </c:pt>
                <c:pt idx="56">
                  <c:v>332.4747308073903</c:v>
                </c:pt>
                <c:pt idx="57">
                  <c:v>339.76289771739914</c:v>
                </c:pt>
                <c:pt idx="58">
                  <c:v>347.07593991234864</c:v>
                </c:pt>
                <c:pt idx="59">
                  <c:v>354.41343573651113</c:v>
                </c:pt>
                <c:pt idx="60">
                  <c:v>361.7749775913361</c:v>
                </c:pt>
                <c:pt idx="61">
                  <c:v>369.16017124398633</c:v>
                </c:pt>
                <c:pt idx="62">
                  <c:v>376.56863518049477</c:v>
                </c:pt>
                <c:pt idx="63">
                  <c:v>384</c:v>
                </c:pt>
                <c:pt idx="64">
                  <c:v>391.45390784684952</c:v>
                </c:pt>
                <c:pt idx="65">
                  <c:v>398.93001187765793</c:v>
                </c:pt>
                <c:pt idx="66">
                  <c:v>406.42797576067073</c:v>
                </c:pt>
                <c:pt idx="67">
                  <c:v>413.94747320502313</c:v>
                </c:pt>
                <c:pt idx="68">
                  <c:v>421.48818751769375</c:v>
                </c:pt>
                <c:pt idx="69">
                  <c:v>429.04981118614774</c:v>
                </c:pt>
                <c:pt idx="70">
                  <c:v>436.63204548483242</c:v>
                </c:pt>
                <c:pt idx="71">
                  <c:v>444.23460010384645</c:v>
                </c:pt>
                <c:pt idx="72">
                  <c:v>451.85719279824127</c:v>
                </c:pt>
                <c:pt idx="73">
                  <c:v>459.49954905654238</c:v>
                </c:pt>
                <c:pt idx="74">
                  <c:v>467.16140178719104</c:v>
                </c:pt>
                <c:pt idx="75">
                  <c:v>474.84249102171253</c:v>
                </c:pt>
                <c:pt idx="76">
                  <c:v>482.54256363350743</c:v>
                </c:pt>
                <c:pt idx="77">
                  <c:v>490.26137307125538</c:v>
                </c:pt>
                <c:pt idx="78">
                  <c:v>497.99867910599113</c:v>
                </c:pt>
                <c:pt idx="79">
                  <c:v>505.75424759098894</c:v>
                </c:pt>
                <c:pt idx="80">
                  <c:v>513.52785023365459</c:v>
                </c:pt>
                <c:pt idx="81">
                  <c:v>521.31926437868299</c:v>
                </c:pt>
                <c:pt idx="82">
                  <c:v>529.12827280179476</c:v>
                </c:pt>
                <c:pt idx="83">
                  <c:v>536.95466351341588</c:v>
                </c:pt>
                <c:pt idx="84">
                  <c:v>544.79822957170472</c:v>
                </c:pt>
                <c:pt idx="85">
                  <c:v>552.65876890438039</c:v>
                </c:pt>
                <c:pt idx="86">
                  <c:v>560.53608413883944</c:v>
                </c:pt>
                <c:pt idx="87">
                  <c:v>568.4299824400822</c:v>
                </c:pt>
                <c:pt idx="88">
                  <c:v>576.34027535600944</c:v>
                </c:pt>
                <c:pt idx="89">
                  <c:v>584.26677866967077</c:v>
                </c:pt>
                <c:pt idx="90">
                  <c:v>592.20931225808135</c:v>
                </c:pt>
                <c:pt idx="91">
                  <c:v>600.16769995724519</c:v>
                </c:pt>
                <c:pt idx="92">
                  <c:v>608.14176943304699</c:v>
                </c:pt>
                <c:pt idx="93">
                  <c:v>616.13135205769788</c:v>
                </c:pt>
                <c:pt idx="94">
                  <c:v>624.13628279144007</c:v>
                </c:pt>
                <c:pt idx="95">
                  <c:v>632.15640006923104</c:v>
                </c:pt>
                <c:pt idx="96">
                  <c:v>640.19154569215141</c:v>
                </c:pt>
                <c:pt idx="97">
                  <c:v>648.24156472329048</c:v>
                </c:pt>
                <c:pt idx="98">
                  <c:v>656.30630538788137</c:v>
                </c:pt>
                <c:pt idx="99">
                  <c:v>664.38561897747252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2753-4BDA-B6FA-24A6ECE4847F}"/>
            </c:ext>
          </c:extLst>
        </c:ser>
        <c:ser>
          <c:idx val="2"/>
          <c:order val="2"/>
          <c:tx>
            <c:strRef>
              <c:f>Лист1!$F$1</c:f>
              <c:strCache>
                <c:ptCount val="1"/>
                <c:pt idx="0">
                  <c:v>O(n)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Лист1!$F$2:$F$101</c:f>
              <c:numCache>
                <c:formatCode>General</c:formatCode>
                <c:ptCount val="10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2753-4BDA-B6FA-24A6ECE4847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07073920"/>
        <c:axId val="107075840"/>
      </c:lineChart>
      <c:catAx>
        <c:axId val="1070739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075840"/>
        <c:crosses val="autoZero"/>
        <c:auto val="1"/>
        <c:lblAlgn val="ctr"/>
        <c:lblOffset val="100"/>
        <c:noMultiLvlLbl val="0"/>
      </c:catAx>
      <c:valAx>
        <c:axId val="107075840"/>
        <c:scaling>
          <c:orientation val="minMax"/>
          <c:max val="10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операций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070739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916076775444798"/>
          <c:y val="0.10550883234750612"/>
          <c:w val="0.1917254592052518"/>
          <c:h val="0.1965676485987047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График роста О большое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Лист1!$F$1</c:f>
              <c:strCache>
                <c:ptCount val="1"/>
                <c:pt idx="0">
                  <c:v>O(n)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Лист1!$F$2:$F$101</c:f>
              <c:numCache>
                <c:formatCode>General</c:formatCode>
                <c:ptCount val="10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B668-4239-8B69-B2AD6F3039DB}"/>
            </c:ext>
          </c:extLst>
        </c:ser>
        <c:ser>
          <c:idx val="1"/>
          <c:order val="1"/>
          <c:tx>
            <c:strRef>
              <c:f>Лист1!$G$1</c:f>
              <c:strCache>
                <c:ptCount val="1"/>
                <c:pt idx="0">
                  <c:v>O(log n)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val>
            <c:numRef>
              <c:f>Лист1!$G$2:$G$101</c:f>
              <c:numCache>
                <c:formatCode>General</c:formatCode>
                <c:ptCount val="100"/>
                <c:pt idx="0">
                  <c:v>0</c:v>
                </c:pt>
                <c:pt idx="1">
                  <c:v>1</c:v>
                </c:pt>
                <c:pt idx="2">
                  <c:v>1.5849625007211563</c:v>
                </c:pt>
                <c:pt idx="3">
                  <c:v>2</c:v>
                </c:pt>
                <c:pt idx="4">
                  <c:v>2.3219280948873622</c:v>
                </c:pt>
                <c:pt idx="5">
                  <c:v>2.5849625007211561</c:v>
                </c:pt>
                <c:pt idx="6">
                  <c:v>2.8073549220576042</c:v>
                </c:pt>
                <c:pt idx="7">
                  <c:v>3</c:v>
                </c:pt>
                <c:pt idx="8">
                  <c:v>3.1699250014423126</c:v>
                </c:pt>
                <c:pt idx="9">
                  <c:v>3.3219280948873626</c:v>
                </c:pt>
                <c:pt idx="10">
                  <c:v>3.4594316186372978</c:v>
                </c:pt>
                <c:pt idx="11">
                  <c:v>3.5849625007211565</c:v>
                </c:pt>
                <c:pt idx="12">
                  <c:v>3.7004397181410922</c:v>
                </c:pt>
                <c:pt idx="13">
                  <c:v>3.8073549220576037</c:v>
                </c:pt>
                <c:pt idx="14">
                  <c:v>3.9068905956085187</c:v>
                </c:pt>
                <c:pt idx="15">
                  <c:v>4</c:v>
                </c:pt>
                <c:pt idx="16">
                  <c:v>4.08746284125034</c:v>
                </c:pt>
                <c:pt idx="17">
                  <c:v>4.1699250014423122</c:v>
                </c:pt>
                <c:pt idx="18">
                  <c:v>4.2479275134435852</c:v>
                </c:pt>
                <c:pt idx="19">
                  <c:v>4.3219280948873626</c:v>
                </c:pt>
                <c:pt idx="20">
                  <c:v>4.3923174227787607</c:v>
                </c:pt>
                <c:pt idx="21">
                  <c:v>4.4594316186372973</c:v>
                </c:pt>
                <c:pt idx="22">
                  <c:v>4.5235619560570131</c:v>
                </c:pt>
                <c:pt idx="23">
                  <c:v>4.584962500721157</c:v>
                </c:pt>
                <c:pt idx="24">
                  <c:v>4.6438561897747244</c:v>
                </c:pt>
                <c:pt idx="25">
                  <c:v>4.7004397181410926</c:v>
                </c:pt>
                <c:pt idx="26">
                  <c:v>4.7548875021634691</c:v>
                </c:pt>
                <c:pt idx="27">
                  <c:v>4.8073549220576037</c:v>
                </c:pt>
                <c:pt idx="28">
                  <c:v>4.8579809951275728</c:v>
                </c:pt>
                <c:pt idx="29">
                  <c:v>4.9068905956085187</c:v>
                </c:pt>
                <c:pt idx="30">
                  <c:v>4.9541963103868758</c:v>
                </c:pt>
                <c:pt idx="31">
                  <c:v>5</c:v>
                </c:pt>
                <c:pt idx="32">
                  <c:v>5.0443941193584534</c:v>
                </c:pt>
                <c:pt idx="33">
                  <c:v>5.08746284125034</c:v>
                </c:pt>
                <c:pt idx="34">
                  <c:v>5.1292830169449664</c:v>
                </c:pt>
                <c:pt idx="35">
                  <c:v>5.1699250014423122</c:v>
                </c:pt>
                <c:pt idx="36">
                  <c:v>5.2094533656289501</c:v>
                </c:pt>
                <c:pt idx="37">
                  <c:v>5.2479275134435852</c:v>
                </c:pt>
                <c:pt idx="38">
                  <c:v>5.2854022188622487</c:v>
                </c:pt>
                <c:pt idx="39">
                  <c:v>5.3219280948873626</c:v>
                </c:pt>
                <c:pt idx="40">
                  <c:v>5.3575520046180838</c:v>
                </c:pt>
                <c:pt idx="41">
                  <c:v>5.3923174227787607</c:v>
                </c:pt>
                <c:pt idx="42">
                  <c:v>5.4262647547020979</c:v>
                </c:pt>
                <c:pt idx="43">
                  <c:v>5.4594316186372973</c:v>
                </c:pt>
                <c:pt idx="44">
                  <c:v>5.4918530963296748</c:v>
                </c:pt>
                <c:pt idx="45">
                  <c:v>5.5235619560570131</c:v>
                </c:pt>
                <c:pt idx="46">
                  <c:v>5.5545888516776376</c:v>
                </c:pt>
                <c:pt idx="47">
                  <c:v>5.584962500721157</c:v>
                </c:pt>
                <c:pt idx="48">
                  <c:v>5.6147098441152083</c:v>
                </c:pt>
                <c:pt idx="49">
                  <c:v>5.6438561897747244</c:v>
                </c:pt>
                <c:pt idx="50">
                  <c:v>5.6724253419714961</c:v>
                </c:pt>
                <c:pt idx="51">
                  <c:v>5.7004397181410926</c:v>
                </c:pt>
                <c:pt idx="52">
                  <c:v>5.7279204545631996</c:v>
                </c:pt>
                <c:pt idx="53">
                  <c:v>5.7548875021634691</c:v>
                </c:pt>
                <c:pt idx="54">
                  <c:v>5.7813597135246599</c:v>
                </c:pt>
                <c:pt idx="55">
                  <c:v>5.8073549220576046</c:v>
                </c:pt>
                <c:pt idx="56">
                  <c:v>5.8328900141647422</c:v>
                </c:pt>
                <c:pt idx="57">
                  <c:v>5.8579809951275719</c:v>
                </c:pt>
                <c:pt idx="58">
                  <c:v>5.8826430493618416</c:v>
                </c:pt>
                <c:pt idx="59">
                  <c:v>5.9068905956085187</c:v>
                </c:pt>
                <c:pt idx="60">
                  <c:v>5.9307373375628867</c:v>
                </c:pt>
                <c:pt idx="61">
                  <c:v>5.9541963103868758</c:v>
                </c:pt>
                <c:pt idx="62">
                  <c:v>5.9772799234999168</c:v>
                </c:pt>
                <c:pt idx="63">
                  <c:v>6</c:v>
                </c:pt>
                <c:pt idx="64">
                  <c:v>6.0223678130284544</c:v>
                </c:pt>
                <c:pt idx="65">
                  <c:v>6.0443941193584534</c:v>
                </c:pt>
                <c:pt idx="66">
                  <c:v>6.0660891904577721</c:v>
                </c:pt>
                <c:pt idx="67">
                  <c:v>6.08746284125034</c:v>
                </c:pt>
                <c:pt idx="68">
                  <c:v>6.10852445677817</c:v>
                </c:pt>
                <c:pt idx="69">
                  <c:v>6.1292830169449672</c:v>
                </c:pt>
                <c:pt idx="70">
                  <c:v>6.1497471195046822</c:v>
                </c:pt>
                <c:pt idx="71">
                  <c:v>6.1699250014423122</c:v>
                </c:pt>
                <c:pt idx="72">
                  <c:v>6.1898245588800176</c:v>
                </c:pt>
                <c:pt idx="73">
                  <c:v>6.209453365628951</c:v>
                </c:pt>
                <c:pt idx="74">
                  <c:v>6.2288186904958804</c:v>
                </c:pt>
                <c:pt idx="75">
                  <c:v>6.2479275134435861</c:v>
                </c:pt>
                <c:pt idx="76">
                  <c:v>6.2667865406949019</c:v>
                </c:pt>
                <c:pt idx="77">
                  <c:v>6.2854022188622487</c:v>
                </c:pt>
                <c:pt idx="78">
                  <c:v>6.3037807481771031</c:v>
                </c:pt>
                <c:pt idx="79">
                  <c:v>6.3219280948873617</c:v>
                </c:pt>
                <c:pt idx="80">
                  <c:v>6.3398500028846252</c:v>
                </c:pt>
                <c:pt idx="81">
                  <c:v>6.3575520046180847</c:v>
                </c:pt>
                <c:pt idx="82">
                  <c:v>6.3750394313469254</c:v>
                </c:pt>
                <c:pt idx="83">
                  <c:v>6.3923174227787598</c:v>
                </c:pt>
                <c:pt idx="84">
                  <c:v>6.4093909361377026</c:v>
                </c:pt>
                <c:pt idx="85">
                  <c:v>6.4262647547020979</c:v>
                </c:pt>
                <c:pt idx="86">
                  <c:v>6.4429434958487288</c:v>
                </c:pt>
                <c:pt idx="87">
                  <c:v>6.4594316186372982</c:v>
                </c:pt>
                <c:pt idx="88">
                  <c:v>6.4757334309663976</c:v>
                </c:pt>
                <c:pt idx="89">
                  <c:v>6.4918530963296748</c:v>
                </c:pt>
                <c:pt idx="90">
                  <c:v>6.5077946401986964</c:v>
                </c:pt>
                <c:pt idx="91">
                  <c:v>6.5235619560570131</c:v>
                </c:pt>
                <c:pt idx="92">
                  <c:v>6.5391588111080319</c:v>
                </c:pt>
                <c:pt idx="93">
                  <c:v>6.5545888516776376</c:v>
                </c:pt>
                <c:pt idx="94">
                  <c:v>6.5698556083309478</c:v>
                </c:pt>
                <c:pt idx="95">
                  <c:v>6.5849625007211561</c:v>
                </c:pt>
                <c:pt idx="96">
                  <c:v>6.5999128421871278</c:v>
                </c:pt>
                <c:pt idx="97">
                  <c:v>6.6147098441152092</c:v>
                </c:pt>
                <c:pt idx="98">
                  <c:v>6.6293566200796095</c:v>
                </c:pt>
                <c:pt idx="99">
                  <c:v>6.6438561897747253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B668-4239-8B69-B2AD6F3039DB}"/>
            </c:ext>
          </c:extLst>
        </c:ser>
        <c:ser>
          <c:idx val="2"/>
          <c:order val="2"/>
          <c:tx>
            <c:strRef>
              <c:f>Лист1!$H$1</c:f>
              <c:strCache>
                <c:ptCount val="1"/>
                <c:pt idx="0">
                  <c:v>O(a), a = 37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val>
            <c:numRef>
              <c:f>Лист1!$H$2:$H$101</c:f>
              <c:numCache>
                <c:formatCode>General</c:formatCode>
                <c:ptCount val="100"/>
                <c:pt idx="0">
                  <c:v>37</c:v>
                </c:pt>
                <c:pt idx="1">
                  <c:v>37</c:v>
                </c:pt>
                <c:pt idx="2">
                  <c:v>37</c:v>
                </c:pt>
                <c:pt idx="3">
                  <c:v>37</c:v>
                </c:pt>
                <c:pt idx="4">
                  <c:v>37</c:v>
                </c:pt>
                <c:pt idx="5">
                  <c:v>37</c:v>
                </c:pt>
                <c:pt idx="6">
                  <c:v>37</c:v>
                </c:pt>
                <c:pt idx="7">
                  <c:v>37</c:v>
                </c:pt>
                <c:pt idx="8">
                  <c:v>37</c:v>
                </c:pt>
                <c:pt idx="9">
                  <c:v>37</c:v>
                </c:pt>
                <c:pt idx="10">
                  <c:v>37</c:v>
                </c:pt>
                <c:pt idx="11">
                  <c:v>37</c:v>
                </c:pt>
                <c:pt idx="12">
                  <c:v>37</c:v>
                </c:pt>
                <c:pt idx="13">
                  <c:v>37</c:v>
                </c:pt>
                <c:pt idx="14">
                  <c:v>37</c:v>
                </c:pt>
                <c:pt idx="15">
                  <c:v>37</c:v>
                </c:pt>
                <c:pt idx="16">
                  <c:v>37</c:v>
                </c:pt>
                <c:pt idx="17">
                  <c:v>37</c:v>
                </c:pt>
                <c:pt idx="18">
                  <c:v>37</c:v>
                </c:pt>
                <c:pt idx="19">
                  <c:v>37</c:v>
                </c:pt>
                <c:pt idx="20">
                  <c:v>37</c:v>
                </c:pt>
                <c:pt idx="21">
                  <c:v>37</c:v>
                </c:pt>
                <c:pt idx="22">
                  <c:v>37</c:v>
                </c:pt>
                <c:pt idx="23">
                  <c:v>37</c:v>
                </c:pt>
                <c:pt idx="24">
                  <c:v>37</c:v>
                </c:pt>
                <c:pt idx="25">
                  <c:v>37</c:v>
                </c:pt>
                <c:pt idx="26">
                  <c:v>37</c:v>
                </c:pt>
                <c:pt idx="27">
                  <c:v>37</c:v>
                </c:pt>
                <c:pt idx="28">
                  <c:v>37</c:v>
                </c:pt>
                <c:pt idx="29">
                  <c:v>37</c:v>
                </c:pt>
                <c:pt idx="30">
                  <c:v>37</c:v>
                </c:pt>
                <c:pt idx="31">
                  <c:v>37</c:v>
                </c:pt>
                <c:pt idx="32">
                  <c:v>37</c:v>
                </c:pt>
                <c:pt idx="33">
                  <c:v>37</c:v>
                </c:pt>
                <c:pt idx="34">
                  <c:v>37</c:v>
                </c:pt>
                <c:pt idx="35">
                  <c:v>37</c:v>
                </c:pt>
                <c:pt idx="36">
                  <c:v>37</c:v>
                </c:pt>
                <c:pt idx="37">
                  <c:v>37</c:v>
                </c:pt>
                <c:pt idx="38">
                  <c:v>37</c:v>
                </c:pt>
                <c:pt idx="39">
                  <c:v>37</c:v>
                </c:pt>
                <c:pt idx="40">
                  <c:v>37</c:v>
                </c:pt>
                <c:pt idx="41">
                  <c:v>37</c:v>
                </c:pt>
                <c:pt idx="42">
                  <c:v>37</c:v>
                </c:pt>
                <c:pt idx="43">
                  <c:v>37</c:v>
                </c:pt>
                <c:pt idx="44">
                  <c:v>37</c:v>
                </c:pt>
                <c:pt idx="45">
                  <c:v>37</c:v>
                </c:pt>
                <c:pt idx="46">
                  <c:v>37</c:v>
                </c:pt>
                <c:pt idx="47">
                  <c:v>37</c:v>
                </c:pt>
                <c:pt idx="48">
                  <c:v>37</c:v>
                </c:pt>
                <c:pt idx="49">
                  <c:v>37</c:v>
                </c:pt>
                <c:pt idx="50">
                  <c:v>37</c:v>
                </c:pt>
                <c:pt idx="51">
                  <c:v>37</c:v>
                </c:pt>
                <c:pt idx="52">
                  <c:v>37</c:v>
                </c:pt>
                <c:pt idx="53">
                  <c:v>37</c:v>
                </c:pt>
                <c:pt idx="54">
                  <c:v>37</c:v>
                </c:pt>
                <c:pt idx="55">
                  <c:v>37</c:v>
                </c:pt>
                <c:pt idx="56">
                  <c:v>37</c:v>
                </c:pt>
                <c:pt idx="57">
                  <c:v>37</c:v>
                </c:pt>
                <c:pt idx="58">
                  <c:v>37</c:v>
                </c:pt>
                <c:pt idx="59">
                  <c:v>37</c:v>
                </c:pt>
                <c:pt idx="60">
                  <c:v>37</c:v>
                </c:pt>
                <c:pt idx="61">
                  <c:v>37</c:v>
                </c:pt>
                <c:pt idx="62">
                  <c:v>37</c:v>
                </c:pt>
                <c:pt idx="63">
                  <c:v>37</c:v>
                </c:pt>
                <c:pt idx="64">
                  <c:v>37</c:v>
                </c:pt>
                <c:pt idx="65">
                  <c:v>37</c:v>
                </c:pt>
                <c:pt idx="66">
                  <c:v>37</c:v>
                </c:pt>
                <c:pt idx="67">
                  <c:v>37</c:v>
                </c:pt>
                <c:pt idx="68">
                  <c:v>37</c:v>
                </c:pt>
                <c:pt idx="69">
                  <c:v>37</c:v>
                </c:pt>
                <c:pt idx="70">
                  <c:v>37</c:v>
                </c:pt>
                <c:pt idx="71">
                  <c:v>37</c:v>
                </c:pt>
                <c:pt idx="72">
                  <c:v>37</c:v>
                </c:pt>
                <c:pt idx="73">
                  <c:v>37</c:v>
                </c:pt>
                <c:pt idx="74">
                  <c:v>37</c:v>
                </c:pt>
                <c:pt idx="75">
                  <c:v>37</c:v>
                </c:pt>
                <c:pt idx="76">
                  <c:v>37</c:v>
                </c:pt>
                <c:pt idx="77">
                  <c:v>37</c:v>
                </c:pt>
                <c:pt idx="78">
                  <c:v>37</c:v>
                </c:pt>
                <c:pt idx="79">
                  <c:v>37</c:v>
                </c:pt>
                <c:pt idx="80">
                  <c:v>37</c:v>
                </c:pt>
                <c:pt idx="81">
                  <c:v>37</c:v>
                </c:pt>
                <c:pt idx="82">
                  <c:v>37</c:v>
                </c:pt>
                <c:pt idx="83">
                  <c:v>37</c:v>
                </c:pt>
                <c:pt idx="84">
                  <c:v>37</c:v>
                </c:pt>
                <c:pt idx="85">
                  <c:v>37</c:v>
                </c:pt>
                <c:pt idx="86">
                  <c:v>37</c:v>
                </c:pt>
                <c:pt idx="87">
                  <c:v>37</c:v>
                </c:pt>
                <c:pt idx="88">
                  <c:v>37</c:v>
                </c:pt>
                <c:pt idx="89">
                  <c:v>37</c:v>
                </c:pt>
                <c:pt idx="90">
                  <c:v>37</c:v>
                </c:pt>
                <c:pt idx="91">
                  <c:v>37</c:v>
                </c:pt>
                <c:pt idx="92">
                  <c:v>37</c:v>
                </c:pt>
                <c:pt idx="93">
                  <c:v>37</c:v>
                </c:pt>
                <c:pt idx="94">
                  <c:v>37</c:v>
                </c:pt>
                <c:pt idx="95">
                  <c:v>37</c:v>
                </c:pt>
                <c:pt idx="96">
                  <c:v>37</c:v>
                </c:pt>
                <c:pt idx="97">
                  <c:v>37</c:v>
                </c:pt>
                <c:pt idx="98">
                  <c:v>37</c:v>
                </c:pt>
                <c:pt idx="99">
                  <c:v>37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B668-4239-8B69-B2AD6F3039D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1510912"/>
        <c:axId val="141525376"/>
      </c:lineChart>
      <c:catAx>
        <c:axId val="1415109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525376"/>
        <c:crosses val="autoZero"/>
        <c:auto val="1"/>
        <c:lblAlgn val="ctr"/>
        <c:lblOffset val="100"/>
        <c:noMultiLvlLbl val="0"/>
      </c:catAx>
      <c:valAx>
        <c:axId val="141525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операций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5109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78824956255468059"/>
          <c:y val="0.17005686789151356"/>
          <c:w val="0.19508377077865266"/>
          <c:h val="0.73437664041994744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Случайная последовательность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Лист1!$C$3</c:f>
              <c:strCache>
                <c:ptCount val="1"/>
                <c:pt idx="0">
                  <c:v>bubble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strRef>
              <c:f>Лист1!$B$4:$B$12</c:f>
              <c:strCache>
                <c:ptCount val="9"/>
                <c:pt idx="0">
                  <c:v>10^4</c:v>
                </c:pt>
                <c:pt idx="1">
                  <c:v>5*10^4</c:v>
                </c:pt>
                <c:pt idx="2">
                  <c:v>10^5</c:v>
                </c:pt>
                <c:pt idx="3">
                  <c:v>5*10*5</c:v>
                </c:pt>
                <c:pt idx="4">
                  <c:v>10^6</c:v>
                </c:pt>
                <c:pt idx="5">
                  <c:v>5*10^6</c:v>
                </c:pt>
                <c:pt idx="6">
                  <c:v>10^7</c:v>
                </c:pt>
                <c:pt idx="7">
                  <c:v>10^8</c:v>
                </c:pt>
                <c:pt idx="8">
                  <c:v>2*10^8</c:v>
                </c:pt>
              </c:strCache>
            </c:strRef>
          </c:cat>
          <c:val>
            <c:numRef>
              <c:f>Лист1!$C$4:$C$12</c:f>
              <c:numCache>
                <c:formatCode>General</c:formatCode>
                <c:ptCount val="9"/>
                <c:pt idx="0">
                  <c:v>117</c:v>
                </c:pt>
                <c:pt idx="1">
                  <c:v>3405</c:v>
                </c:pt>
                <c:pt idx="2">
                  <c:v>13865</c:v>
                </c:pt>
                <c:pt idx="3">
                  <c:v>348931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E24B-4DCE-A1CD-897BB595BEA2}"/>
            </c:ext>
          </c:extLst>
        </c:ser>
        <c:ser>
          <c:idx val="1"/>
          <c:order val="1"/>
          <c:tx>
            <c:strRef>
              <c:f>Лист1!$D$3</c:f>
              <c:strCache>
                <c:ptCount val="1"/>
                <c:pt idx="0">
                  <c:v>shaker 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strRef>
              <c:f>Лист1!$B$4:$B$12</c:f>
              <c:strCache>
                <c:ptCount val="9"/>
                <c:pt idx="0">
                  <c:v>10^4</c:v>
                </c:pt>
                <c:pt idx="1">
                  <c:v>5*10^4</c:v>
                </c:pt>
                <c:pt idx="2">
                  <c:v>10^5</c:v>
                </c:pt>
                <c:pt idx="3">
                  <c:v>5*10*5</c:v>
                </c:pt>
                <c:pt idx="4">
                  <c:v>10^6</c:v>
                </c:pt>
                <c:pt idx="5">
                  <c:v>5*10^6</c:v>
                </c:pt>
                <c:pt idx="6">
                  <c:v>10^7</c:v>
                </c:pt>
                <c:pt idx="7">
                  <c:v>10^8</c:v>
                </c:pt>
                <c:pt idx="8">
                  <c:v>2*10^8</c:v>
                </c:pt>
              </c:strCache>
            </c:strRef>
          </c:cat>
          <c:val>
            <c:numRef>
              <c:f>Лист1!$D$4:$D$12</c:f>
              <c:numCache>
                <c:formatCode>General</c:formatCode>
                <c:ptCount val="9"/>
                <c:pt idx="0">
                  <c:v>100</c:v>
                </c:pt>
                <c:pt idx="1">
                  <c:v>2626</c:v>
                </c:pt>
                <c:pt idx="2">
                  <c:v>10492</c:v>
                </c:pt>
                <c:pt idx="3">
                  <c:v>260662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E24B-4DCE-A1CD-897BB595BEA2}"/>
            </c:ext>
          </c:extLst>
        </c:ser>
        <c:ser>
          <c:idx val="2"/>
          <c:order val="2"/>
          <c:tx>
            <c:strRef>
              <c:f>Лист1!$E$3</c:f>
              <c:strCache>
                <c:ptCount val="1"/>
                <c:pt idx="0">
                  <c:v>selection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strRef>
              <c:f>Лист1!$B$4:$B$12</c:f>
              <c:strCache>
                <c:ptCount val="9"/>
                <c:pt idx="0">
                  <c:v>10^4</c:v>
                </c:pt>
                <c:pt idx="1">
                  <c:v>5*10^4</c:v>
                </c:pt>
                <c:pt idx="2">
                  <c:v>10^5</c:v>
                </c:pt>
                <c:pt idx="3">
                  <c:v>5*10*5</c:v>
                </c:pt>
                <c:pt idx="4">
                  <c:v>10^6</c:v>
                </c:pt>
                <c:pt idx="5">
                  <c:v>5*10^6</c:v>
                </c:pt>
                <c:pt idx="6">
                  <c:v>10^7</c:v>
                </c:pt>
                <c:pt idx="7">
                  <c:v>10^8</c:v>
                </c:pt>
                <c:pt idx="8">
                  <c:v>2*10^8</c:v>
                </c:pt>
              </c:strCache>
            </c:strRef>
          </c:cat>
          <c:val>
            <c:numRef>
              <c:f>Лист1!$E$4:$E$12</c:f>
              <c:numCache>
                <c:formatCode>General</c:formatCode>
                <c:ptCount val="9"/>
                <c:pt idx="0">
                  <c:v>31</c:v>
                </c:pt>
                <c:pt idx="1">
                  <c:v>748</c:v>
                </c:pt>
                <c:pt idx="2">
                  <c:v>2993</c:v>
                </c:pt>
                <c:pt idx="3">
                  <c:v>74131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E24B-4DCE-A1CD-897BB595BEA2}"/>
            </c:ext>
          </c:extLst>
        </c:ser>
        <c:ser>
          <c:idx val="3"/>
          <c:order val="3"/>
          <c:tx>
            <c:strRef>
              <c:f>Лист1!$F$3</c:f>
              <c:strCache>
                <c:ptCount val="1"/>
                <c:pt idx="0">
                  <c:v>insertion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strRef>
              <c:f>Лист1!$B$4:$B$12</c:f>
              <c:strCache>
                <c:ptCount val="9"/>
                <c:pt idx="0">
                  <c:v>10^4</c:v>
                </c:pt>
                <c:pt idx="1">
                  <c:v>5*10^4</c:v>
                </c:pt>
                <c:pt idx="2">
                  <c:v>10^5</c:v>
                </c:pt>
                <c:pt idx="3">
                  <c:v>5*10*5</c:v>
                </c:pt>
                <c:pt idx="4">
                  <c:v>10^6</c:v>
                </c:pt>
                <c:pt idx="5">
                  <c:v>5*10^6</c:v>
                </c:pt>
                <c:pt idx="6">
                  <c:v>10^7</c:v>
                </c:pt>
                <c:pt idx="7">
                  <c:v>10^8</c:v>
                </c:pt>
                <c:pt idx="8">
                  <c:v>2*10^8</c:v>
                </c:pt>
              </c:strCache>
            </c:strRef>
          </c:cat>
          <c:val>
            <c:numRef>
              <c:f>Лист1!$F$4:$F$12</c:f>
              <c:numCache>
                <c:formatCode>General</c:formatCode>
                <c:ptCount val="9"/>
                <c:pt idx="0">
                  <c:v>15</c:v>
                </c:pt>
                <c:pt idx="1">
                  <c:v>369</c:v>
                </c:pt>
                <c:pt idx="2">
                  <c:v>1477</c:v>
                </c:pt>
                <c:pt idx="3">
                  <c:v>37102</c:v>
                </c:pt>
                <c:pt idx="4">
                  <c:v>148930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E24B-4DCE-A1CD-897BB595BEA2}"/>
            </c:ext>
          </c:extLst>
        </c:ser>
        <c:ser>
          <c:idx val="4"/>
          <c:order val="4"/>
          <c:tx>
            <c:strRef>
              <c:f>Лист1!$G$3</c:f>
              <c:strCache>
                <c:ptCount val="1"/>
                <c:pt idx="0">
                  <c:v>merge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strRef>
              <c:f>Лист1!$B$4:$B$12</c:f>
              <c:strCache>
                <c:ptCount val="9"/>
                <c:pt idx="0">
                  <c:v>10^4</c:v>
                </c:pt>
                <c:pt idx="1">
                  <c:v>5*10^4</c:v>
                </c:pt>
                <c:pt idx="2">
                  <c:v>10^5</c:v>
                </c:pt>
                <c:pt idx="3">
                  <c:v>5*10*5</c:v>
                </c:pt>
                <c:pt idx="4">
                  <c:v>10^6</c:v>
                </c:pt>
                <c:pt idx="5">
                  <c:v>5*10^6</c:v>
                </c:pt>
                <c:pt idx="6">
                  <c:v>10^7</c:v>
                </c:pt>
                <c:pt idx="7">
                  <c:v>10^8</c:v>
                </c:pt>
                <c:pt idx="8">
                  <c:v>2*10^8</c:v>
                </c:pt>
              </c:strCache>
            </c:strRef>
          </c:cat>
          <c:val>
            <c:numRef>
              <c:f>Лист1!$G$4:$G$12</c:f>
              <c:numCache>
                <c:formatCode>General</c:formatCode>
                <c:ptCount val="9"/>
                <c:pt idx="0">
                  <c:v>1</c:v>
                </c:pt>
                <c:pt idx="1">
                  <c:v>8</c:v>
                </c:pt>
                <c:pt idx="2">
                  <c:v>17</c:v>
                </c:pt>
                <c:pt idx="3">
                  <c:v>89</c:v>
                </c:pt>
                <c:pt idx="4">
                  <c:v>182</c:v>
                </c:pt>
                <c:pt idx="5">
                  <c:v>975</c:v>
                </c:pt>
                <c:pt idx="6">
                  <c:v>2006</c:v>
                </c:pt>
                <c:pt idx="7">
                  <c:v>21908</c:v>
                </c:pt>
                <c:pt idx="8">
                  <c:v>45214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E24B-4DCE-A1CD-897BB595BEA2}"/>
            </c:ext>
          </c:extLst>
        </c:ser>
        <c:ser>
          <c:idx val="5"/>
          <c:order val="5"/>
          <c:tx>
            <c:strRef>
              <c:f>Лист1!$H$3</c:f>
              <c:strCache>
                <c:ptCount val="1"/>
                <c:pt idx="0">
                  <c:v>quick 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strRef>
              <c:f>Лист1!$B$4:$B$12</c:f>
              <c:strCache>
                <c:ptCount val="9"/>
                <c:pt idx="0">
                  <c:v>10^4</c:v>
                </c:pt>
                <c:pt idx="1">
                  <c:v>5*10^4</c:v>
                </c:pt>
                <c:pt idx="2">
                  <c:v>10^5</c:v>
                </c:pt>
                <c:pt idx="3">
                  <c:v>5*10*5</c:v>
                </c:pt>
                <c:pt idx="4">
                  <c:v>10^6</c:v>
                </c:pt>
                <c:pt idx="5">
                  <c:v>5*10^6</c:v>
                </c:pt>
                <c:pt idx="6">
                  <c:v>10^7</c:v>
                </c:pt>
                <c:pt idx="7">
                  <c:v>10^8</c:v>
                </c:pt>
                <c:pt idx="8">
                  <c:v>2*10^8</c:v>
                </c:pt>
              </c:strCache>
            </c:strRef>
          </c:cat>
          <c:val>
            <c:numRef>
              <c:f>Лист1!$H$4:$H$12</c:f>
              <c:numCache>
                <c:formatCode>General</c:formatCode>
                <c:ptCount val="9"/>
                <c:pt idx="0">
                  <c:v>0</c:v>
                </c:pt>
                <c:pt idx="1">
                  <c:v>3</c:v>
                </c:pt>
                <c:pt idx="2">
                  <c:v>6</c:v>
                </c:pt>
                <c:pt idx="3">
                  <c:v>36</c:v>
                </c:pt>
                <c:pt idx="4">
                  <c:v>77</c:v>
                </c:pt>
                <c:pt idx="5">
                  <c:v>428</c:v>
                </c:pt>
                <c:pt idx="6">
                  <c:v>887</c:v>
                </c:pt>
                <c:pt idx="7">
                  <c:v>10098</c:v>
                </c:pt>
                <c:pt idx="8">
                  <c:v>21108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E24B-4DCE-A1CD-897BB595BEA2}"/>
            </c:ext>
          </c:extLst>
        </c:ser>
        <c:ser>
          <c:idx val="6"/>
          <c:order val="6"/>
          <c:tx>
            <c:strRef>
              <c:f>Лист1!$I$3</c:f>
              <c:strCache>
                <c:ptCount val="1"/>
                <c:pt idx="0">
                  <c:v>radix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strRef>
              <c:f>Лист1!$B$4:$B$12</c:f>
              <c:strCache>
                <c:ptCount val="9"/>
                <c:pt idx="0">
                  <c:v>10^4</c:v>
                </c:pt>
                <c:pt idx="1">
                  <c:v>5*10^4</c:v>
                </c:pt>
                <c:pt idx="2">
                  <c:v>10^5</c:v>
                </c:pt>
                <c:pt idx="3">
                  <c:v>5*10*5</c:v>
                </c:pt>
                <c:pt idx="4">
                  <c:v>10^6</c:v>
                </c:pt>
                <c:pt idx="5">
                  <c:v>5*10^6</c:v>
                </c:pt>
                <c:pt idx="6">
                  <c:v>10^7</c:v>
                </c:pt>
                <c:pt idx="7">
                  <c:v>10^8</c:v>
                </c:pt>
                <c:pt idx="8">
                  <c:v>2*10^8</c:v>
                </c:pt>
              </c:strCache>
            </c:strRef>
          </c:cat>
          <c:val>
            <c:numRef>
              <c:f>Лист1!$I$4:$I$12</c:f>
              <c:numCache>
                <c:formatCode>General</c:formatCode>
                <c:ptCount val="9"/>
                <c:pt idx="0">
                  <c:v>0</c:v>
                </c:pt>
                <c:pt idx="1">
                  <c:v>4</c:v>
                </c:pt>
                <c:pt idx="2">
                  <c:v>8</c:v>
                </c:pt>
                <c:pt idx="3">
                  <c:v>49</c:v>
                </c:pt>
                <c:pt idx="4">
                  <c:v>99</c:v>
                </c:pt>
                <c:pt idx="5">
                  <c:v>507</c:v>
                </c:pt>
                <c:pt idx="6">
                  <c:v>1014</c:v>
                </c:pt>
                <c:pt idx="7">
                  <c:v>10152</c:v>
                </c:pt>
                <c:pt idx="8">
                  <c:v>20310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E24B-4DCE-A1CD-897BB595BE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1670656"/>
        <c:axId val="141681024"/>
      </c:lineChart>
      <c:catAx>
        <c:axId val="1416706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элементов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681024"/>
        <c:crosses val="autoZero"/>
        <c:auto val="0"/>
        <c:lblAlgn val="ctr"/>
        <c:lblOffset val="100"/>
        <c:noMultiLvlLbl val="0"/>
      </c:catAx>
      <c:valAx>
        <c:axId val="141681024"/>
        <c:scaling>
          <c:orientation val="minMax"/>
          <c:max val="348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>
            <c:manualLayout>
              <c:xMode val="edge"/>
              <c:yMode val="edge"/>
              <c:x val="3.0555555555555555E-2"/>
              <c:y val="0.3442395742198891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solidFill>
              <a:schemeClr val="accent1">
                <a:alpha val="99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67065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span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Лист1!$B$22:$B$25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Лист1!$C$22:$C$25</c:f>
              <c:numCache>
                <c:formatCode>General</c:formatCode>
                <c:ptCount val="4"/>
                <c:pt idx="0">
                  <c:v>1666</c:v>
                </c:pt>
                <c:pt idx="1">
                  <c:v>1773</c:v>
                </c:pt>
                <c:pt idx="2">
                  <c:v>1866</c:v>
                </c:pt>
                <c:pt idx="3">
                  <c:v>2030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6ED7-41A4-B375-B48DB16C0F24}"/>
            </c:ext>
          </c:extLst>
        </c:ser>
        <c:ser>
          <c:idx val="1"/>
          <c:order val="1"/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Лист1!$B$22:$B$25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Лист1!$D$22:$D$25</c:f>
              <c:numCache>
                <c:formatCode>General</c:formatCode>
                <c:ptCount val="4"/>
                <c:pt idx="0">
                  <c:v>30138</c:v>
                </c:pt>
                <c:pt idx="1">
                  <c:v>3715</c:v>
                </c:pt>
                <c:pt idx="2">
                  <c:v>1156</c:v>
                </c:pt>
                <c:pt idx="3">
                  <c:v>877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ED7-41A4-B375-B48DB16C0F24}"/>
            </c:ext>
          </c:extLst>
        </c:ser>
        <c:ser>
          <c:idx val="2"/>
          <c:order val="2"/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Лист1!$B$22:$B$25</c:f>
              <c:numCache>
                <c:formatCode>General</c:formatCode>
                <c:ptCount val="4"/>
                <c:pt idx="0">
                  <c:v>1000</c:v>
                </c:pt>
                <c:pt idx="1">
                  <c:v>10000</c:v>
                </c:pt>
                <c:pt idx="2">
                  <c:v>100000</c:v>
                </c:pt>
                <c:pt idx="3">
                  <c:v>1000000</c:v>
                </c:pt>
              </c:numCache>
            </c:numRef>
          </c:cat>
          <c:val>
            <c:numRef>
              <c:f>Лист1!$E$22:$E$25</c:f>
              <c:numCache>
                <c:formatCode>General</c:formatCode>
                <c:ptCount val="4"/>
                <c:pt idx="0">
                  <c:v>398</c:v>
                </c:pt>
                <c:pt idx="1">
                  <c:v>497</c:v>
                </c:pt>
                <c:pt idx="2">
                  <c:v>598</c:v>
                </c:pt>
                <c:pt idx="3">
                  <c:v>703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6ED7-41A4-B375-B48DB16C0F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1710080"/>
        <c:axId val="141711616"/>
      </c:lineChart>
      <c:catAx>
        <c:axId val="141710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1616"/>
        <c:crosses val="autoZero"/>
        <c:auto val="1"/>
        <c:lblAlgn val="ctr"/>
        <c:lblOffset val="100"/>
        <c:noMultiLvlLbl val="0"/>
      </c:catAx>
      <c:valAx>
        <c:axId val="141711616"/>
        <c:scaling>
          <c:orientation val="minMax"/>
          <c:max val="30138"/>
          <c:min val="398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10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absDebsSeq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7265440697562076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Лист1!$B$34:$B$61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Лист1!$C$34:$C$61</c:f>
              <c:numCache>
                <c:formatCode>General</c:formatCode>
                <c:ptCount val="28"/>
                <c:pt idx="0">
                  <c:v>9</c:v>
                </c:pt>
                <c:pt idx="1">
                  <c:v>19</c:v>
                </c:pt>
                <c:pt idx="2">
                  <c:v>30</c:v>
                </c:pt>
                <c:pt idx="3">
                  <c:v>41</c:v>
                </c:pt>
                <c:pt idx="4">
                  <c:v>52</c:v>
                </c:pt>
                <c:pt idx="5">
                  <c:v>63</c:v>
                </c:pt>
                <c:pt idx="6">
                  <c:v>75</c:v>
                </c:pt>
                <c:pt idx="7">
                  <c:v>86</c:v>
                </c:pt>
                <c:pt idx="8">
                  <c:v>98</c:v>
                </c:pt>
                <c:pt idx="9">
                  <c:v>110</c:v>
                </c:pt>
                <c:pt idx="10">
                  <c:v>231</c:v>
                </c:pt>
                <c:pt idx="11">
                  <c:v>355</c:v>
                </c:pt>
                <c:pt idx="12">
                  <c:v>483</c:v>
                </c:pt>
                <c:pt idx="13">
                  <c:v>611</c:v>
                </c:pt>
                <c:pt idx="14">
                  <c:v>743</c:v>
                </c:pt>
                <c:pt idx="15">
                  <c:v>873</c:v>
                </c:pt>
                <c:pt idx="16">
                  <c:v>1008</c:v>
                </c:pt>
                <c:pt idx="17">
                  <c:v>1143</c:v>
                </c:pt>
                <c:pt idx="18">
                  <c:v>1273</c:v>
                </c:pt>
                <c:pt idx="19">
                  <c:v>2655</c:v>
                </c:pt>
                <c:pt idx="20">
                  <c:v>4065</c:v>
                </c:pt>
                <c:pt idx="21">
                  <c:v>5519</c:v>
                </c:pt>
                <c:pt idx="22">
                  <c:v>6960</c:v>
                </c:pt>
                <c:pt idx="23">
                  <c:v>8440</c:v>
                </c:pt>
                <c:pt idx="24">
                  <c:v>9951</c:v>
                </c:pt>
                <c:pt idx="25">
                  <c:v>11457</c:v>
                </c:pt>
                <c:pt idx="26">
                  <c:v>13000</c:v>
                </c:pt>
                <c:pt idx="27">
                  <c:v>14465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9227-4992-87FC-4469ABD1832F}"/>
            </c:ext>
          </c:extLst>
        </c:ser>
        <c:ser>
          <c:idx val="1"/>
          <c:order val="1"/>
          <c:tx>
            <c:strRef>
              <c:f>Лист1!$D$3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Лист1!$B$34:$B$61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Лист1!$D$34:$D$61</c:f>
              <c:numCache>
                <c:formatCode>General</c:formatCode>
                <c:ptCount val="28"/>
                <c:pt idx="0">
                  <c:v>5</c:v>
                </c:pt>
                <c:pt idx="1">
                  <c:v>10</c:v>
                </c:pt>
                <c:pt idx="2">
                  <c:v>16</c:v>
                </c:pt>
                <c:pt idx="3">
                  <c:v>22</c:v>
                </c:pt>
                <c:pt idx="4">
                  <c:v>28</c:v>
                </c:pt>
                <c:pt idx="5">
                  <c:v>34</c:v>
                </c:pt>
                <c:pt idx="6">
                  <c:v>40</c:v>
                </c:pt>
                <c:pt idx="7">
                  <c:v>46</c:v>
                </c:pt>
                <c:pt idx="8">
                  <c:v>53</c:v>
                </c:pt>
                <c:pt idx="9">
                  <c:v>59</c:v>
                </c:pt>
                <c:pt idx="10">
                  <c:v>123</c:v>
                </c:pt>
                <c:pt idx="11">
                  <c:v>190</c:v>
                </c:pt>
                <c:pt idx="12">
                  <c:v>259</c:v>
                </c:pt>
                <c:pt idx="13">
                  <c:v>329</c:v>
                </c:pt>
                <c:pt idx="14">
                  <c:v>398</c:v>
                </c:pt>
                <c:pt idx="15">
                  <c:v>467</c:v>
                </c:pt>
                <c:pt idx="16">
                  <c:v>539</c:v>
                </c:pt>
                <c:pt idx="17">
                  <c:v>610</c:v>
                </c:pt>
                <c:pt idx="18">
                  <c:v>685</c:v>
                </c:pt>
                <c:pt idx="19">
                  <c:v>1422</c:v>
                </c:pt>
                <c:pt idx="20">
                  <c:v>2171</c:v>
                </c:pt>
                <c:pt idx="21">
                  <c:v>2942</c:v>
                </c:pt>
                <c:pt idx="22">
                  <c:v>3729</c:v>
                </c:pt>
                <c:pt idx="23">
                  <c:v>4508</c:v>
                </c:pt>
                <c:pt idx="24">
                  <c:v>5321</c:v>
                </c:pt>
                <c:pt idx="25">
                  <c:v>6103</c:v>
                </c:pt>
                <c:pt idx="26">
                  <c:v>6972</c:v>
                </c:pt>
                <c:pt idx="27">
                  <c:v>7761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227-4992-87FC-4469ABD1832F}"/>
            </c:ext>
          </c:extLst>
        </c:ser>
        <c:ser>
          <c:idx val="2"/>
          <c:order val="2"/>
          <c:tx>
            <c:strRef>
              <c:f>Лист1!$E$3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Лист1!$B$34:$B$61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Лист1!$E$34:$E$61</c:f>
              <c:numCache>
                <c:formatCode>General</c:formatCode>
                <c:ptCount val="28"/>
                <c:pt idx="0">
                  <c:v>5</c:v>
                </c:pt>
                <c:pt idx="1">
                  <c:v>12</c:v>
                </c:pt>
                <c:pt idx="2">
                  <c:v>18</c:v>
                </c:pt>
                <c:pt idx="3">
                  <c:v>25</c:v>
                </c:pt>
                <c:pt idx="4">
                  <c:v>32</c:v>
                </c:pt>
                <c:pt idx="5">
                  <c:v>39</c:v>
                </c:pt>
                <c:pt idx="6">
                  <c:v>46</c:v>
                </c:pt>
                <c:pt idx="7">
                  <c:v>53</c:v>
                </c:pt>
                <c:pt idx="8">
                  <c:v>60</c:v>
                </c:pt>
                <c:pt idx="9">
                  <c:v>67</c:v>
                </c:pt>
                <c:pt idx="10">
                  <c:v>143</c:v>
                </c:pt>
                <c:pt idx="11">
                  <c:v>218</c:v>
                </c:pt>
                <c:pt idx="12">
                  <c:v>296</c:v>
                </c:pt>
                <c:pt idx="13">
                  <c:v>376</c:v>
                </c:pt>
                <c:pt idx="14">
                  <c:v>460</c:v>
                </c:pt>
                <c:pt idx="15">
                  <c:v>536</c:v>
                </c:pt>
                <c:pt idx="16">
                  <c:v>619</c:v>
                </c:pt>
                <c:pt idx="17">
                  <c:v>704</c:v>
                </c:pt>
                <c:pt idx="18">
                  <c:v>785</c:v>
                </c:pt>
                <c:pt idx="19">
                  <c:v>1650</c:v>
                </c:pt>
                <c:pt idx="20">
                  <c:v>2506</c:v>
                </c:pt>
                <c:pt idx="21">
                  <c:v>3403</c:v>
                </c:pt>
                <c:pt idx="22">
                  <c:v>4290</c:v>
                </c:pt>
                <c:pt idx="23">
                  <c:v>5240</c:v>
                </c:pt>
                <c:pt idx="24">
                  <c:v>6176</c:v>
                </c:pt>
                <c:pt idx="25">
                  <c:v>7102</c:v>
                </c:pt>
                <c:pt idx="26">
                  <c:v>8046</c:v>
                </c:pt>
                <c:pt idx="27">
                  <c:v>8951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9227-4992-87FC-4469ABD1832F}"/>
            </c:ext>
          </c:extLst>
        </c:ser>
        <c:ser>
          <c:idx val="3"/>
          <c:order val="3"/>
          <c:tx>
            <c:strRef>
              <c:f>Лист1!$F$3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Лист1!$B$34:$B$61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Лист1!$F$34:$F$61</c:f>
              <c:numCache>
                <c:formatCode>General</c:formatCode>
                <c:ptCount val="28"/>
                <c:pt idx="0">
                  <c:v>6</c:v>
                </c:pt>
                <c:pt idx="1">
                  <c:v>13</c:v>
                </c:pt>
                <c:pt idx="2">
                  <c:v>16</c:v>
                </c:pt>
                <c:pt idx="3">
                  <c:v>17</c:v>
                </c:pt>
                <c:pt idx="4">
                  <c:v>28</c:v>
                </c:pt>
                <c:pt idx="5">
                  <c:v>34</c:v>
                </c:pt>
                <c:pt idx="6">
                  <c:v>40</c:v>
                </c:pt>
                <c:pt idx="7">
                  <c:v>35</c:v>
                </c:pt>
                <c:pt idx="8">
                  <c:v>67</c:v>
                </c:pt>
                <c:pt idx="9">
                  <c:v>43</c:v>
                </c:pt>
                <c:pt idx="10">
                  <c:v>131</c:v>
                </c:pt>
                <c:pt idx="11">
                  <c:v>205</c:v>
                </c:pt>
                <c:pt idx="12">
                  <c:v>274</c:v>
                </c:pt>
                <c:pt idx="13">
                  <c:v>296</c:v>
                </c:pt>
                <c:pt idx="14">
                  <c:v>445</c:v>
                </c:pt>
                <c:pt idx="15">
                  <c:v>575</c:v>
                </c:pt>
                <c:pt idx="16">
                  <c:v>557</c:v>
                </c:pt>
                <c:pt idx="17">
                  <c:v>544</c:v>
                </c:pt>
                <c:pt idx="18">
                  <c:v>637</c:v>
                </c:pt>
                <c:pt idx="19">
                  <c:v>1291</c:v>
                </c:pt>
                <c:pt idx="20">
                  <c:v>1648</c:v>
                </c:pt>
                <c:pt idx="21">
                  <c:v>2101</c:v>
                </c:pt>
                <c:pt idx="22">
                  <c:v>2620</c:v>
                </c:pt>
                <c:pt idx="23">
                  <c:v>4493</c:v>
                </c:pt>
                <c:pt idx="24">
                  <c:v>4280</c:v>
                </c:pt>
                <c:pt idx="25">
                  <c:v>4455</c:v>
                </c:pt>
                <c:pt idx="26">
                  <c:v>8339</c:v>
                </c:pt>
                <c:pt idx="27">
                  <c:v>9373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9227-4992-87FC-4469ABD1832F}"/>
            </c:ext>
          </c:extLst>
        </c:ser>
        <c:ser>
          <c:idx val="4"/>
          <c:order val="4"/>
          <c:tx>
            <c:strRef>
              <c:f>Лист1!$G$3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Лист1!$B$34:$B$61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Лист1!$G$34:$G$61</c:f>
              <c:numCache>
                <c:formatCode>General</c:formatCode>
                <c:ptCount val="28"/>
                <c:pt idx="0">
                  <c:v>6</c:v>
                </c:pt>
                <c:pt idx="1">
                  <c:v>14</c:v>
                </c:pt>
                <c:pt idx="2">
                  <c:v>22</c:v>
                </c:pt>
                <c:pt idx="3">
                  <c:v>29</c:v>
                </c:pt>
                <c:pt idx="4">
                  <c:v>37</c:v>
                </c:pt>
                <c:pt idx="5">
                  <c:v>44</c:v>
                </c:pt>
                <c:pt idx="6">
                  <c:v>52</c:v>
                </c:pt>
                <c:pt idx="7">
                  <c:v>60</c:v>
                </c:pt>
                <c:pt idx="8">
                  <c:v>67</c:v>
                </c:pt>
                <c:pt idx="9">
                  <c:v>75</c:v>
                </c:pt>
                <c:pt idx="10">
                  <c:v>174</c:v>
                </c:pt>
                <c:pt idx="11">
                  <c:v>262</c:v>
                </c:pt>
                <c:pt idx="12">
                  <c:v>349</c:v>
                </c:pt>
                <c:pt idx="13">
                  <c:v>436</c:v>
                </c:pt>
                <c:pt idx="14">
                  <c:v>524</c:v>
                </c:pt>
                <c:pt idx="15">
                  <c:v>611</c:v>
                </c:pt>
                <c:pt idx="16">
                  <c:v>699</c:v>
                </c:pt>
                <c:pt idx="17">
                  <c:v>786</c:v>
                </c:pt>
                <c:pt idx="18">
                  <c:v>875</c:v>
                </c:pt>
                <c:pt idx="19">
                  <c:v>1990</c:v>
                </c:pt>
                <c:pt idx="20">
                  <c:v>2988</c:v>
                </c:pt>
                <c:pt idx="21">
                  <c:v>3987</c:v>
                </c:pt>
                <c:pt idx="22">
                  <c:v>4986</c:v>
                </c:pt>
                <c:pt idx="23">
                  <c:v>5982</c:v>
                </c:pt>
                <c:pt idx="24">
                  <c:v>6990</c:v>
                </c:pt>
                <c:pt idx="25">
                  <c:v>7988</c:v>
                </c:pt>
                <c:pt idx="26">
                  <c:v>8987</c:v>
                </c:pt>
                <c:pt idx="27">
                  <c:v>9991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9227-4992-87FC-4469ABD1832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1775616"/>
        <c:axId val="141777536"/>
      </c:lineChart>
      <c:catAx>
        <c:axId val="1417756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77536"/>
        <c:crosses val="autoZero"/>
        <c:auto val="1"/>
        <c:lblAlgn val="ctr"/>
        <c:lblOffset val="100"/>
        <c:noMultiLvlLbl val="0"/>
      </c:catAx>
      <c:valAx>
        <c:axId val="1417775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775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808271172857277"/>
          <c:h val="0.14337574675355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ADSeqRep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6869665211334752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Лист1!$B$64:$B$91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Лист1!$C$64:$C$91</c:f>
              <c:numCache>
                <c:formatCode>General</c:formatCode>
                <c:ptCount val="28"/>
                <c:pt idx="0">
                  <c:v>9</c:v>
                </c:pt>
                <c:pt idx="1">
                  <c:v>19</c:v>
                </c:pt>
                <c:pt idx="2">
                  <c:v>30</c:v>
                </c:pt>
                <c:pt idx="3">
                  <c:v>41</c:v>
                </c:pt>
                <c:pt idx="4">
                  <c:v>52</c:v>
                </c:pt>
                <c:pt idx="5">
                  <c:v>63</c:v>
                </c:pt>
                <c:pt idx="6">
                  <c:v>75</c:v>
                </c:pt>
                <c:pt idx="7">
                  <c:v>86</c:v>
                </c:pt>
                <c:pt idx="8">
                  <c:v>97</c:v>
                </c:pt>
                <c:pt idx="9">
                  <c:v>109</c:v>
                </c:pt>
                <c:pt idx="10">
                  <c:v>230</c:v>
                </c:pt>
                <c:pt idx="11">
                  <c:v>354</c:v>
                </c:pt>
                <c:pt idx="12">
                  <c:v>481</c:v>
                </c:pt>
                <c:pt idx="13">
                  <c:v>608</c:v>
                </c:pt>
                <c:pt idx="14">
                  <c:v>739</c:v>
                </c:pt>
                <c:pt idx="15">
                  <c:v>870</c:v>
                </c:pt>
                <c:pt idx="16">
                  <c:v>1005</c:v>
                </c:pt>
                <c:pt idx="17">
                  <c:v>1137</c:v>
                </c:pt>
                <c:pt idx="18">
                  <c:v>1269</c:v>
                </c:pt>
                <c:pt idx="19">
                  <c:v>2644</c:v>
                </c:pt>
                <c:pt idx="20">
                  <c:v>4051</c:v>
                </c:pt>
                <c:pt idx="21">
                  <c:v>5495</c:v>
                </c:pt>
                <c:pt idx="22">
                  <c:v>6936</c:v>
                </c:pt>
                <c:pt idx="23">
                  <c:v>8413</c:v>
                </c:pt>
                <c:pt idx="24">
                  <c:v>9917</c:v>
                </c:pt>
                <c:pt idx="25">
                  <c:v>11414</c:v>
                </c:pt>
                <c:pt idx="26">
                  <c:v>12955</c:v>
                </c:pt>
                <c:pt idx="27">
                  <c:v>14412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73B-43A5-A6A7-B8FEB3D5524C}"/>
            </c:ext>
          </c:extLst>
        </c:ser>
        <c:ser>
          <c:idx val="1"/>
          <c:order val="1"/>
          <c:tx>
            <c:strRef>
              <c:f>Лист1!$D$3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Лист1!$B$64:$B$91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Лист1!$D$64:$D$91</c:f>
              <c:numCache>
                <c:formatCode>General</c:formatCode>
                <c:ptCount val="28"/>
                <c:pt idx="0">
                  <c:v>5</c:v>
                </c:pt>
                <c:pt idx="1">
                  <c:v>10</c:v>
                </c:pt>
                <c:pt idx="2">
                  <c:v>16</c:v>
                </c:pt>
                <c:pt idx="3">
                  <c:v>22</c:v>
                </c:pt>
                <c:pt idx="4">
                  <c:v>28</c:v>
                </c:pt>
                <c:pt idx="5">
                  <c:v>34</c:v>
                </c:pt>
                <c:pt idx="6">
                  <c:v>40</c:v>
                </c:pt>
                <c:pt idx="7">
                  <c:v>46</c:v>
                </c:pt>
                <c:pt idx="8">
                  <c:v>52</c:v>
                </c:pt>
                <c:pt idx="9">
                  <c:v>58</c:v>
                </c:pt>
                <c:pt idx="10">
                  <c:v>123</c:v>
                </c:pt>
                <c:pt idx="11">
                  <c:v>189</c:v>
                </c:pt>
                <c:pt idx="12">
                  <c:v>257</c:v>
                </c:pt>
                <c:pt idx="13">
                  <c:v>324</c:v>
                </c:pt>
                <c:pt idx="14">
                  <c:v>394</c:v>
                </c:pt>
                <c:pt idx="15">
                  <c:v>465</c:v>
                </c:pt>
                <c:pt idx="16">
                  <c:v>537</c:v>
                </c:pt>
                <c:pt idx="17">
                  <c:v>606</c:v>
                </c:pt>
                <c:pt idx="18">
                  <c:v>679</c:v>
                </c:pt>
                <c:pt idx="19">
                  <c:v>1412</c:v>
                </c:pt>
                <c:pt idx="20">
                  <c:v>2150</c:v>
                </c:pt>
                <c:pt idx="21">
                  <c:v>2931</c:v>
                </c:pt>
                <c:pt idx="22">
                  <c:v>3699</c:v>
                </c:pt>
                <c:pt idx="23">
                  <c:v>4492</c:v>
                </c:pt>
                <c:pt idx="24">
                  <c:v>5289</c:v>
                </c:pt>
                <c:pt idx="25">
                  <c:v>6056</c:v>
                </c:pt>
                <c:pt idx="26">
                  <c:v>6891</c:v>
                </c:pt>
                <c:pt idx="27">
                  <c:v>7663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73B-43A5-A6A7-B8FEB3D5524C}"/>
            </c:ext>
          </c:extLst>
        </c:ser>
        <c:ser>
          <c:idx val="2"/>
          <c:order val="2"/>
          <c:tx>
            <c:strRef>
              <c:f>Лист1!$E$3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Лист1!$B$64:$B$91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Лист1!$E$64:$E$91</c:f>
              <c:numCache>
                <c:formatCode>General</c:formatCode>
                <c:ptCount val="28"/>
                <c:pt idx="0">
                  <c:v>5</c:v>
                </c:pt>
                <c:pt idx="1">
                  <c:v>12</c:v>
                </c:pt>
                <c:pt idx="2">
                  <c:v>18</c:v>
                </c:pt>
                <c:pt idx="3">
                  <c:v>25</c:v>
                </c:pt>
                <c:pt idx="4">
                  <c:v>32</c:v>
                </c:pt>
                <c:pt idx="5">
                  <c:v>39</c:v>
                </c:pt>
                <c:pt idx="6">
                  <c:v>46</c:v>
                </c:pt>
                <c:pt idx="7">
                  <c:v>53</c:v>
                </c:pt>
                <c:pt idx="8">
                  <c:v>60</c:v>
                </c:pt>
                <c:pt idx="9">
                  <c:v>68</c:v>
                </c:pt>
                <c:pt idx="10">
                  <c:v>143</c:v>
                </c:pt>
                <c:pt idx="11">
                  <c:v>221</c:v>
                </c:pt>
                <c:pt idx="12">
                  <c:v>298</c:v>
                </c:pt>
                <c:pt idx="13">
                  <c:v>378</c:v>
                </c:pt>
                <c:pt idx="14">
                  <c:v>457</c:v>
                </c:pt>
                <c:pt idx="15">
                  <c:v>541</c:v>
                </c:pt>
                <c:pt idx="16">
                  <c:v>622</c:v>
                </c:pt>
                <c:pt idx="17">
                  <c:v>699</c:v>
                </c:pt>
                <c:pt idx="18">
                  <c:v>792</c:v>
                </c:pt>
                <c:pt idx="19">
                  <c:v>1644</c:v>
                </c:pt>
                <c:pt idx="20">
                  <c:v>2492</c:v>
                </c:pt>
                <c:pt idx="21">
                  <c:v>3434</c:v>
                </c:pt>
                <c:pt idx="22">
                  <c:v>4292</c:v>
                </c:pt>
                <c:pt idx="23">
                  <c:v>5222</c:v>
                </c:pt>
                <c:pt idx="24">
                  <c:v>6165</c:v>
                </c:pt>
                <c:pt idx="25">
                  <c:v>7028</c:v>
                </c:pt>
                <c:pt idx="26">
                  <c:v>8004</c:v>
                </c:pt>
                <c:pt idx="27">
                  <c:v>8926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D73B-43A5-A6A7-B8FEB3D5524C}"/>
            </c:ext>
          </c:extLst>
        </c:ser>
        <c:ser>
          <c:idx val="3"/>
          <c:order val="3"/>
          <c:tx>
            <c:strRef>
              <c:f>Лист1!$F$3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Лист1!$B$64:$B$91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Лист1!$F$64:$F$91</c:f>
              <c:numCache>
                <c:formatCode>General</c:formatCode>
                <c:ptCount val="28"/>
                <c:pt idx="0">
                  <c:v>5</c:v>
                </c:pt>
                <c:pt idx="1">
                  <c:v>8</c:v>
                </c:pt>
                <c:pt idx="2">
                  <c:v>20</c:v>
                </c:pt>
                <c:pt idx="3">
                  <c:v>24</c:v>
                </c:pt>
                <c:pt idx="4">
                  <c:v>26</c:v>
                </c:pt>
                <c:pt idx="5">
                  <c:v>42</c:v>
                </c:pt>
                <c:pt idx="6">
                  <c:v>46</c:v>
                </c:pt>
                <c:pt idx="7">
                  <c:v>57</c:v>
                </c:pt>
                <c:pt idx="8">
                  <c:v>60</c:v>
                </c:pt>
                <c:pt idx="9">
                  <c:v>70</c:v>
                </c:pt>
                <c:pt idx="10">
                  <c:v>84</c:v>
                </c:pt>
                <c:pt idx="11">
                  <c:v>149</c:v>
                </c:pt>
                <c:pt idx="12">
                  <c:v>181</c:v>
                </c:pt>
                <c:pt idx="13">
                  <c:v>248</c:v>
                </c:pt>
                <c:pt idx="14">
                  <c:v>344</c:v>
                </c:pt>
                <c:pt idx="15">
                  <c:v>406</c:v>
                </c:pt>
                <c:pt idx="16">
                  <c:v>446</c:v>
                </c:pt>
                <c:pt idx="17">
                  <c:v>398</c:v>
                </c:pt>
                <c:pt idx="18">
                  <c:v>816</c:v>
                </c:pt>
                <c:pt idx="19">
                  <c:v>1286</c:v>
                </c:pt>
                <c:pt idx="20">
                  <c:v>2453</c:v>
                </c:pt>
                <c:pt idx="21">
                  <c:v>3067</c:v>
                </c:pt>
                <c:pt idx="22">
                  <c:v>3360</c:v>
                </c:pt>
                <c:pt idx="23">
                  <c:v>3367</c:v>
                </c:pt>
                <c:pt idx="24">
                  <c:v>5974</c:v>
                </c:pt>
                <c:pt idx="25">
                  <c:v>4994</c:v>
                </c:pt>
                <c:pt idx="26">
                  <c:v>6515</c:v>
                </c:pt>
                <c:pt idx="27">
                  <c:v>7818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D73B-43A5-A6A7-B8FEB3D5524C}"/>
            </c:ext>
          </c:extLst>
        </c:ser>
        <c:ser>
          <c:idx val="4"/>
          <c:order val="4"/>
          <c:tx>
            <c:strRef>
              <c:f>Лист1!$G$3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Лист1!$B$64:$B$91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Лист1!$G$64:$G$91</c:f>
              <c:numCache>
                <c:formatCode>General</c:formatCode>
                <c:ptCount val="28"/>
                <c:pt idx="0">
                  <c:v>6</c:v>
                </c:pt>
                <c:pt idx="1">
                  <c:v>14</c:v>
                </c:pt>
                <c:pt idx="2">
                  <c:v>22</c:v>
                </c:pt>
                <c:pt idx="3">
                  <c:v>30</c:v>
                </c:pt>
                <c:pt idx="4">
                  <c:v>37</c:v>
                </c:pt>
                <c:pt idx="5">
                  <c:v>44</c:v>
                </c:pt>
                <c:pt idx="6">
                  <c:v>52</c:v>
                </c:pt>
                <c:pt idx="7">
                  <c:v>59</c:v>
                </c:pt>
                <c:pt idx="8">
                  <c:v>67</c:v>
                </c:pt>
                <c:pt idx="9">
                  <c:v>74</c:v>
                </c:pt>
                <c:pt idx="10">
                  <c:v>177</c:v>
                </c:pt>
                <c:pt idx="11">
                  <c:v>262</c:v>
                </c:pt>
                <c:pt idx="12">
                  <c:v>349</c:v>
                </c:pt>
                <c:pt idx="13">
                  <c:v>435</c:v>
                </c:pt>
                <c:pt idx="14">
                  <c:v>524</c:v>
                </c:pt>
                <c:pt idx="15">
                  <c:v>611</c:v>
                </c:pt>
                <c:pt idx="16">
                  <c:v>698</c:v>
                </c:pt>
                <c:pt idx="17">
                  <c:v>787</c:v>
                </c:pt>
                <c:pt idx="18">
                  <c:v>872</c:v>
                </c:pt>
                <c:pt idx="19">
                  <c:v>1987</c:v>
                </c:pt>
                <c:pt idx="20">
                  <c:v>2988</c:v>
                </c:pt>
                <c:pt idx="21">
                  <c:v>3982</c:v>
                </c:pt>
                <c:pt idx="22">
                  <c:v>4979</c:v>
                </c:pt>
                <c:pt idx="23">
                  <c:v>5975</c:v>
                </c:pt>
                <c:pt idx="24">
                  <c:v>6978</c:v>
                </c:pt>
                <c:pt idx="25">
                  <c:v>7983</c:v>
                </c:pt>
                <c:pt idx="26">
                  <c:v>8971</c:v>
                </c:pt>
                <c:pt idx="27">
                  <c:v>9969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D73B-43A5-A6A7-B8FEB3D552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103680"/>
        <c:axId val="142105600"/>
      </c:lineChart>
      <c:catAx>
        <c:axId val="1421036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105600"/>
        <c:crosses val="autoZero"/>
        <c:auto val="1"/>
        <c:lblAlgn val="ctr"/>
        <c:lblOffset val="100"/>
        <c:noMultiLvlLbl val="0"/>
      </c:catAx>
      <c:valAx>
        <c:axId val="1421056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1036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808271172857277"/>
          <c:h val="0.14337574675355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seqRest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7265440697562076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Лист1!$B$94:$B$121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Лист1!$C$94:$C$121</c:f>
              <c:numCache>
                <c:formatCode>General</c:formatCode>
                <c:ptCount val="28"/>
                <c:pt idx="0">
                  <c:v>9</c:v>
                </c:pt>
                <c:pt idx="1">
                  <c:v>19</c:v>
                </c:pt>
                <c:pt idx="2">
                  <c:v>30</c:v>
                </c:pt>
                <c:pt idx="3">
                  <c:v>41</c:v>
                </c:pt>
                <c:pt idx="4">
                  <c:v>52</c:v>
                </c:pt>
                <c:pt idx="5">
                  <c:v>63</c:v>
                </c:pt>
                <c:pt idx="6">
                  <c:v>75</c:v>
                </c:pt>
                <c:pt idx="7">
                  <c:v>86</c:v>
                </c:pt>
                <c:pt idx="8">
                  <c:v>98</c:v>
                </c:pt>
                <c:pt idx="9">
                  <c:v>110</c:v>
                </c:pt>
                <c:pt idx="10">
                  <c:v>231</c:v>
                </c:pt>
                <c:pt idx="11">
                  <c:v>355</c:v>
                </c:pt>
                <c:pt idx="12">
                  <c:v>486</c:v>
                </c:pt>
                <c:pt idx="13">
                  <c:v>611</c:v>
                </c:pt>
                <c:pt idx="14">
                  <c:v>741</c:v>
                </c:pt>
                <c:pt idx="15">
                  <c:v>873</c:v>
                </c:pt>
                <c:pt idx="16">
                  <c:v>1008</c:v>
                </c:pt>
                <c:pt idx="17">
                  <c:v>1143</c:v>
                </c:pt>
                <c:pt idx="18">
                  <c:v>1274</c:v>
                </c:pt>
                <c:pt idx="19">
                  <c:v>2656</c:v>
                </c:pt>
                <c:pt idx="20">
                  <c:v>4063</c:v>
                </c:pt>
                <c:pt idx="21">
                  <c:v>5514</c:v>
                </c:pt>
                <c:pt idx="22">
                  <c:v>6964</c:v>
                </c:pt>
                <c:pt idx="23">
                  <c:v>8436</c:v>
                </c:pt>
                <c:pt idx="24">
                  <c:v>9954</c:v>
                </c:pt>
                <c:pt idx="25">
                  <c:v>11457</c:v>
                </c:pt>
                <c:pt idx="26">
                  <c:v>12993</c:v>
                </c:pt>
                <c:pt idx="27">
                  <c:v>14460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8D1E-4FE4-9764-E8D953253A3E}"/>
            </c:ext>
          </c:extLst>
        </c:ser>
        <c:ser>
          <c:idx val="1"/>
          <c:order val="1"/>
          <c:tx>
            <c:strRef>
              <c:f>Лист1!$D$3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Лист1!$B$94:$B$121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Лист1!$D$94:$D$121</c:f>
              <c:numCache>
                <c:formatCode>General</c:formatCode>
                <c:ptCount val="28"/>
                <c:pt idx="0">
                  <c:v>5</c:v>
                </c:pt>
                <c:pt idx="1">
                  <c:v>10</c:v>
                </c:pt>
                <c:pt idx="2">
                  <c:v>16</c:v>
                </c:pt>
                <c:pt idx="3">
                  <c:v>22</c:v>
                </c:pt>
                <c:pt idx="4">
                  <c:v>28</c:v>
                </c:pt>
                <c:pt idx="5">
                  <c:v>34</c:v>
                </c:pt>
                <c:pt idx="6">
                  <c:v>40</c:v>
                </c:pt>
                <c:pt idx="7">
                  <c:v>47</c:v>
                </c:pt>
                <c:pt idx="8">
                  <c:v>52</c:v>
                </c:pt>
                <c:pt idx="9">
                  <c:v>59</c:v>
                </c:pt>
                <c:pt idx="10">
                  <c:v>124</c:v>
                </c:pt>
                <c:pt idx="11">
                  <c:v>190</c:v>
                </c:pt>
                <c:pt idx="12">
                  <c:v>259</c:v>
                </c:pt>
                <c:pt idx="13">
                  <c:v>328</c:v>
                </c:pt>
                <c:pt idx="14">
                  <c:v>397</c:v>
                </c:pt>
                <c:pt idx="15">
                  <c:v>470</c:v>
                </c:pt>
                <c:pt idx="16">
                  <c:v>539</c:v>
                </c:pt>
                <c:pt idx="17">
                  <c:v>612</c:v>
                </c:pt>
                <c:pt idx="18">
                  <c:v>683</c:v>
                </c:pt>
                <c:pt idx="19">
                  <c:v>1418</c:v>
                </c:pt>
                <c:pt idx="20">
                  <c:v>2181</c:v>
                </c:pt>
                <c:pt idx="21">
                  <c:v>2947</c:v>
                </c:pt>
                <c:pt idx="22">
                  <c:v>3733</c:v>
                </c:pt>
                <c:pt idx="23">
                  <c:v>4518</c:v>
                </c:pt>
                <c:pt idx="24">
                  <c:v>5329</c:v>
                </c:pt>
                <c:pt idx="25">
                  <c:v>6132</c:v>
                </c:pt>
                <c:pt idx="26">
                  <c:v>6965</c:v>
                </c:pt>
                <c:pt idx="27">
                  <c:v>7755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8D1E-4FE4-9764-E8D953253A3E}"/>
            </c:ext>
          </c:extLst>
        </c:ser>
        <c:ser>
          <c:idx val="2"/>
          <c:order val="2"/>
          <c:tx>
            <c:strRef>
              <c:f>Лист1!$E$3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Лист1!$B$94:$B$121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Лист1!$E$94:$E$121</c:f>
              <c:numCache>
                <c:formatCode>General</c:formatCode>
                <c:ptCount val="28"/>
                <c:pt idx="0">
                  <c:v>5</c:v>
                </c:pt>
                <c:pt idx="1">
                  <c:v>11</c:v>
                </c:pt>
                <c:pt idx="2">
                  <c:v>18</c:v>
                </c:pt>
                <c:pt idx="3">
                  <c:v>25</c:v>
                </c:pt>
                <c:pt idx="4">
                  <c:v>32</c:v>
                </c:pt>
                <c:pt idx="5">
                  <c:v>39</c:v>
                </c:pt>
                <c:pt idx="6">
                  <c:v>46</c:v>
                </c:pt>
                <c:pt idx="7">
                  <c:v>53</c:v>
                </c:pt>
                <c:pt idx="8">
                  <c:v>60</c:v>
                </c:pt>
                <c:pt idx="9">
                  <c:v>67</c:v>
                </c:pt>
                <c:pt idx="10">
                  <c:v>141</c:v>
                </c:pt>
                <c:pt idx="11">
                  <c:v>216</c:v>
                </c:pt>
                <c:pt idx="12">
                  <c:v>297</c:v>
                </c:pt>
                <c:pt idx="13">
                  <c:v>377</c:v>
                </c:pt>
                <c:pt idx="14">
                  <c:v>457</c:v>
                </c:pt>
                <c:pt idx="15">
                  <c:v>541</c:v>
                </c:pt>
                <c:pt idx="16">
                  <c:v>622</c:v>
                </c:pt>
                <c:pt idx="17">
                  <c:v>698</c:v>
                </c:pt>
                <c:pt idx="18">
                  <c:v>788</c:v>
                </c:pt>
                <c:pt idx="19">
                  <c:v>1642</c:v>
                </c:pt>
                <c:pt idx="20">
                  <c:v>2508</c:v>
                </c:pt>
                <c:pt idx="21">
                  <c:v>3379</c:v>
                </c:pt>
                <c:pt idx="22">
                  <c:v>4311</c:v>
                </c:pt>
                <c:pt idx="23">
                  <c:v>5261</c:v>
                </c:pt>
                <c:pt idx="24">
                  <c:v>6137</c:v>
                </c:pt>
                <c:pt idx="25">
                  <c:v>7172</c:v>
                </c:pt>
                <c:pt idx="26">
                  <c:v>8038</c:v>
                </c:pt>
                <c:pt idx="27">
                  <c:v>8974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8D1E-4FE4-9764-E8D953253A3E}"/>
            </c:ext>
          </c:extLst>
        </c:ser>
        <c:ser>
          <c:idx val="3"/>
          <c:order val="3"/>
          <c:tx>
            <c:strRef>
              <c:f>Лист1!$F$3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Лист1!$B$94:$B$121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Лист1!$F$94:$F$121</c:f>
              <c:numCache>
                <c:formatCode>General</c:formatCode>
                <c:ptCount val="28"/>
                <c:pt idx="0">
                  <c:v>5</c:v>
                </c:pt>
                <c:pt idx="1">
                  <c:v>7</c:v>
                </c:pt>
                <c:pt idx="2">
                  <c:v>19</c:v>
                </c:pt>
                <c:pt idx="3">
                  <c:v>16</c:v>
                </c:pt>
                <c:pt idx="4">
                  <c:v>34</c:v>
                </c:pt>
                <c:pt idx="5">
                  <c:v>28</c:v>
                </c:pt>
                <c:pt idx="6">
                  <c:v>28</c:v>
                </c:pt>
                <c:pt idx="7">
                  <c:v>36</c:v>
                </c:pt>
                <c:pt idx="8">
                  <c:v>37</c:v>
                </c:pt>
                <c:pt idx="9">
                  <c:v>49</c:v>
                </c:pt>
                <c:pt idx="10">
                  <c:v>96</c:v>
                </c:pt>
                <c:pt idx="11">
                  <c:v>170</c:v>
                </c:pt>
                <c:pt idx="12">
                  <c:v>196</c:v>
                </c:pt>
                <c:pt idx="13">
                  <c:v>263</c:v>
                </c:pt>
                <c:pt idx="14">
                  <c:v>364</c:v>
                </c:pt>
                <c:pt idx="15">
                  <c:v>586</c:v>
                </c:pt>
                <c:pt idx="16">
                  <c:v>653</c:v>
                </c:pt>
                <c:pt idx="17">
                  <c:v>471</c:v>
                </c:pt>
                <c:pt idx="18">
                  <c:v>730</c:v>
                </c:pt>
                <c:pt idx="19">
                  <c:v>1308</c:v>
                </c:pt>
                <c:pt idx="20">
                  <c:v>2227</c:v>
                </c:pt>
                <c:pt idx="21">
                  <c:v>3607</c:v>
                </c:pt>
                <c:pt idx="22">
                  <c:v>4624</c:v>
                </c:pt>
                <c:pt idx="23">
                  <c:v>4241</c:v>
                </c:pt>
                <c:pt idx="24">
                  <c:v>3564</c:v>
                </c:pt>
                <c:pt idx="25">
                  <c:v>6602</c:v>
                </c:pt>
                <c:pt idx="26">
                  <c:v>5728</c:v>
                </c:pt>
                <c:pt idx="27">
                  <c:v>6062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8D1E-4FE4-9764-E8D953253A3E}"/>
            </c:ext>
          </c:extLst>
        </c:ser>
        <c:ser>
          <c:idx val="4"/>
          <c:order val="4"/>
          <c:tx>
            <c:strRef>
              <c:f>Лист1!$G$3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Лист1!$B$94:$B$121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Лист1!$G$94:$G$121</c:f>
              <c:numCache>
                <c:formatCode>General</c:formatCode>
                <c:ptCount val="28"/>
                <c:pt idx="0">
                  <c:v>12</c:v>
                </c:pt>
                <c:pt idx="1">
                  <c:v>24</c:v>
                </c:pt>
                <c:pt idx="2">
                  <c:v>37</c:v>
                </c:pt>
                <c:pt idx="3">
                  <c:v>49</c:v>
                </c:pt>
                <c:pt idx="4">
                  <c:v>61</c:v>
                </c:pt>
                <c:pt idx="5">
                  <c:v>74</c:v>
                </c:pt>
                <c:pt idx="6">
                  <c:v>86</c:v>
                </c:pt>
                <c:pt idx="7">
                  <c:v>99</c:v>
                </c:pt>
                <c:pt idx="8">
                  <c:v>111</c:v>
                </c:pt>
                <c:pt idx="9">
                  <c:v>123</c:v>
                </c:pt>
                <c:pt idx="10">
                  <c:v>248</c:v>
                </c:pt>
                <c:pt idx="11">
                  <c:v>373</c:v>
                </c:pt>
                <c:pt idx="12">
                  <c:v>499</c:v>
                </c:pt>
                <c:pt idx="13">
                  <c:v>623</c:v>
                </c:pt>
                <c:pt idx="14">
                  <c:v>748</c:v>
                </c:pt>
                <c:pt idx="15">
                  <c:v>872</c:v>
                </c:pt>
                <c:pt idx="16">
                  <c:v>998</c:v>
                </c:pt>
                <c:pt idx="17">
                  <c:v>1123</c:v>
                </c:pt>
                <c:pt idx="18">
                  <c:v>1247</c:v>
                </c:pt>
                <c:pt idx="19">
                  <c:v>2494</c:v>
                </c:pt>
                <c:pt idx="20">
                  <c:v>3739</c:v>
                </c:pt>
                <c:pt idx="21">
                  <c:v>4991</c:v>
                </c:pt>
                <c:pt idx="22">
                  <c:v>6235</c:v>
                </c:pt>
                <c:pt idx="23">
                  <c:v>7479</c:v>
                </c:pt>
                <c:pt idx="24">
                  <c:v>8728</c:v>
                </c:pt>
                <c:pt idx="25">
                  <c:v>9977</c:v>
                </c:pt>
                <c:pt idx="26">
                  <c:v>11225</c:v>
                </c:pt>
                <c:pt idx="27">
                  <c:v>12471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8D1E-4FE4-9764-E8D953253A3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169216"/>
        <c:axId val="142171136"/>
      </c:lineChart>
      <c:catAx>
        <c:axId val="1421692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171136"/>
        <c:crosses val="autoZero"/>
        <c:auto val="1"/>
        <c:lblAlgn val="ctr"/>
        <c:lblOffset val="100"/>
        <c:noMultiLvlLbl val="0"/>
      </c:catAx>
      <c:valAx>
        <c:axId val="14217113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1692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808271172857277"/>
          <c:h val="0.14337574675355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seqRestRep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6473889725107429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Лист1!$B$124:$B$151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Лист1!$C$124:$C$151</c:f>
              <c:numCache>
                <c:formatCode>General</c:formatCode>
                <c:ptCount val="28"/>
                <c:pt idx="0">
                  <c:v>9</c:v>
                </c:pt>
                <c:pt idx="1">
                  <c:v>19</c:v>
                </c:pt>
                <c:pt idx="2">
                  <c:v>30</c:v>
                </c:pt>
                <c:pt idx="3">
                  <c:v>41</c:v>
                </c:pt>
                <c:pt idx="4">
                  <c:v>52</c:v>
                </c:pt>
                <c:pt idx="5">
                  <c:v>63</c:v>
                </c:pt>
                <c:pt idx="6">
                  <c:v>75</c:v>
                </c:pt>
                <c:pt idx="7">
                  <c:v>86</c:v>
                </c:pt>
                <c:pt idx="8">
                  <c:v>97</c:v>
                </c:pt>
                <c:pt idx="9">
                  <c:v>110</c:v>
                </c:pt>
                <c:pt idx="10">
                  <c:v>230</c:v>
                </c:pt>
                <c:pt idx="11">
                  <c:v>354</c:v>
                </c:pt>
                <c:pt idx="12">
                  <c:v>481</c:v>
                </c:pt>
                <c:pt idx="13">
                  <c:v>608</c:v>
                </c:pt>
                <c:pt idx="14">
                  <c:v>738</c:v>
                </c:pt>
                <c:pt idx="15">
                  <c:v>871</c:v>
                </c:pt>
                <c:pt idx="16">
                  <c:v>1006</c:v>
                </c:pt>
                <c:pt idx="17">
                  <c:v>1139</c:v>
                </c:pt>
                <c:pt idx="18">
                  <c:v>1271</c:v>
                </c:pt>
                <c:pt idx="19">
                  <c:v>2646</c:v>
                </c:pt>
                <c:pt idx="20">
                  <c:v>4046</c:v>
                </c:pt>
                <c:pt idx="21">
                  <c:v>5498</c:v>
                </c:pt>
                <c:pt idx="22">
                  <c:v>6938</c:v>
                </c:pt>
                <c:pt idx="23">
                  <c:v>8409</c:v>
                </c:pt>
                <c:pt idx="24">
                  <c:v>9921</c:v>
                </c:pt>
                <c:pt idx="25">
                  <c:v>11410</c:v>
                </c:pt>
                <c:pt idx="26">
                  <c:v>12937</c:v>
                </c:pt>
                <c:pt idx="27">
                  <c:v>14407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516C-407A-8418-99AE2B722B9B}"/>
            </c:ext>
          </c:extLst>
        </c:ser>
        <c:ser>
          <c:idx val="1"/>
          <c:order val="1"/>
          <c:tx>
            <c:strRef>
              <c:f>Лист1!$D$3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Лист1!$B$124:$B$151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Лист1!$D$124:$D$151</c:f>
              <c:numCache>
                <c:formatCode>General</c:formatCode>
                <c:ptCount val="28"/>
                <c:pt idx="0">
                  <c:v>5</c:v>
                </c:pt>
                <c:pt idx="1">
                  <c:v>10</c:v>
                </c:pt>
                <c:pt idx="2">
                  <c:v>16</c:v>
                </c:pt>
                <c:pt idx="3">
                  <c:v>22</c:v>
                </c:pt>
                <c:pt idx="4">
                  <c:v>28</c:v>
                </c:pt>
                <c:pt idx="5">
                  <c:v>34</c:v>
                </c:pt>
                <c:pt idx="6">
                  <c:v>40</c:v>
                </c:pt>
                <c:pt idx="7">
                  <c:v>46</c:v>
                </c:pt>
                <c:pt idx="8">
                  <c:v>52</c:v>
                </c:pt>
                <c:pt idx="9">
                  <c:v>59</c:v>
                </c:pt>
                <c:pt idx="10">
                  <c:v>123</c:v>
                </c:pt>
                <c:pt idx="11">
                  <c:v>188</c:v>
                </c:pt>
                <c:pt idx="12">
                  <c:v>256</c:v>
                </c:pt>
                <c:pt idx="13">
                  <c:v>325</c:v>
                </c:pt>
                <c:pt idx="14">
                  <c:v>394</c:v>
                </c:pt>
                <c:pt idx="15">
                  <c:v>463</c:v>
                </c:pt>
                <c:pt idx="16">
                  <c:v>536</c:v>
                </c:pt>
                <c:pt idx="17">
                  <c:v>606</c:v>
                </c:pt>
                <c:pt idx="18">
                  <c:v>674</c:v>
                </c:pt>
                <c:pt idx="19">
                  <c:v>1412</c:v>
                </c:pt>
                <c:pt idx="20">
                  <c:v>2154</c:v>
                </c:pt>
                <c:pt idx="21">
                  <c:v>2934</c:v>
                </c:pt>
                <c:pt idx="22">
                  <c:v>3707</c:v>
                </c:pt>
                <c:pt idx="23">
                  <c:v>4494</c:v>
                </c:pt>
                <c:pt idx="24">
                  <c:v>5277</c:v>
                </c:pt>
                <c:pt idx="25">
                  <c:v>6066</c:v>
                </c:pt>
                <c:pt idx="26">
                  <c:v>6899</c:v>
                </c:pt>
                <c:pt idx="27">
                  <c:v>7672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516C-407A-8418-99AE2B722B9B}"/>
            </c:ext>
          </c:extLst>
        </c:ser>
        <c:ser>
          <c:idx val="2"/>
          <c:order val="2"/>
          <c:tx>
            <c:strRef>
              <c:f>Лист1!$E$3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Лист1!$B$124:$B$151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Лист1!$E$124:$E$151</c:f>
              <c:numCache>
                <c:formatCode>General</c:formatCode>
                <c:ptCount val="28"/>
                <c:pt idx="0">
                  <c:v>5</c:v>
                </c:pt>
                <c:pt idx="1">
                  <c:v>12</c:v>
                </c:pt>
                <c:pt idx="2">
                  <c:v>18</c:v>
                </c:pt>
                <c:pt idx="3">
                  <c:v>25</c:v>
                </c:pt>
                <c:pt idx="4">
                  <c:v>32</c:v>
                </c:pt>
                <c:pt idx="5">
                  <c:v>39</c:v>
                </c:pt>
                <c:pt idx="6">
                  <c:v>46</c:v>
                </c:pt>
                <c:pt idx="7">
                  <c:v>53</c:v>
                </c:pt>
                <c:pt idx="8">
                  <c:v>60</c:v>
                </c:pt>
                <c:pt idx="9">
                  <c:v>67</c:v>
                </c:pt>
                <c:pt idx="10">
                  <c:v>141</c:v>
                </c:pt>
                <c:pt idx="11">
                  <c:v>219</c:v>
                </c:pt>
                <c:pt idx="12">
                  <c:v>297</c:v>
                </c:pt>
                <c:pt idx="13">
                  <c:v>378</c:v>
                </c:pt>
                <c:pt idx="14">
                  <c:v>458</c:v>
                </c:pt>
                <c:pt idx="15">
                  <c:v>536</c:v>
                </c:pt>
                <c:pt idx="16">
                  <c:v>620</c:v>
                </c:pt>
                <c:pt idx="17">
                  <c:v>710</c:v>
                </c:pt>
                <c:pt idx="18">
                  <c:v>785</c:v>
                </c:pt>
                <c:pt idx="19">
                  <c:v>1628</c:v>
                </c:pt>
                <c:pt idx="20">
                  <c:v>2520</c:v>
                </c:pt>
                <c:pt idx="21">
                  <c:v>3413</c:v>
                </c:pt>
                <c:pt idx="22">
                  <c:v>4307</c:v>
                </c:pt>
                <c:pt idx="23">
                  <c:v>5283</c:v>
                </c:pt>
                <c:pt idx="24">
                  <c:v>6186</c:v>
                </c:pt>
                <c:pt idx="25">
                  <c:v>7079</c:v>
                </c:pt>
                <c:pt idx="26">
                  <c:v>8047</c:v>
                </c:pt>
                <c:pt idx="27">
                  <c:v>9042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516C-407A-8418-99AE2B722B9B}"/>
            </c:ext>
          </c:extLst>
        </c:ser>
        <c:ser>
          <c:idx val="3"/>
          <c:order val="3"/>
          <c:tx>
            <c:strRef>
              <c:f>Лист1!$F$3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Лист1!$B$124:$B$151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Лист1!$F$124:$F$151</c:f>
              <c:numCache>
                <c:formatCode>General</c:formatCode>
                <c:ptCount val="28"/>
                <c:pt idx="0">
                  <c:v>4</c:v>
                </c:pt>
                <c:pt idx="1">
                  <c:v>7</c:v>
                </c:pt>
                <c:pt idx="2">
                  <c:v>15</c:v>
                </c:pt>
                <c:pt idx="3">
                  <c:v>25</c:v>
                </c:pt>
                <c:pt idx="4">
                  <c:v>22</c:v>
                </c:pt>
                <c:pt idx="5">
                  <c:v>39</c:v>
                </c:pt>
                <c:pt idx="6">
                  <c:v>39</c:v>
                </c:pt>
                <c:pt idx="7">
                  <c:v>47</c:v>
                </c:pt>
                <c:pt idx="8">
                  <c:v>41</c:v>
                </c:pt>
                <c:pt idx="9">
                  <c:v>73</c:v>
                </c:pt>
                <c:pt idx="10">
                  <c:v>139</c:v>
                </c:pt>
                <c:pt idx="11">
                  <c:v>204</c:v>
                </c:pt>
                <c:pt idx="12">
                  <c:v>194</c:v>
                </c:pt>
                <c:pt idx="13">
                  <c:v>341</c:v>
                </c:pt>
                <c:pt idx="14">
                  <c:v>279</c:v>
                </c:pt>
                <c:pt idx="15">
                  <c:v>435</c:v>
                </c:pt>
                <c:pt idx="16">
                  <c:v>486</c:v>
                </c:pt>
                <c:pt idx="17">
                  <c:v>667</c:v>
                </c:pt>
                <c:pt idx="18">
                  <c:v>737</c:v>
                </c:pt>
                <c:pt idx="19">
                  <c:v>1311</c:v>
                </c:pt>
                <c:pt idx="20">
                  <c:v>1559</c:v>
                </c:pt>
                <c:pt idx="21">
                  <c:v>1951</c:v>
                </c:pt>
                <c:pt idx="22">
                  <c:v>3736</c:v>
                </c:pt>
                <c:pt idx="23">
                  <c:v>4147</c:v>
                </c:pt>
                <c:pt idx="24">
                  <c:v>4118</c:v>
                </c:pt>
                <c:pt idx="25">
                  <c:v>4032</c:v>
                </c:pt>
                <c:pt idx="26">
                  <c:v>6614</c:v>
                </c:pt>
                <c:pt idx="27">
                  <c:v>7786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516C-407A-8418-99AE2B722B9B}"/>
            </c:ext>
          </c:extLst>
        </c:ser>
        <c:ser>
          <c:idx val="4"/>
          <c:order val="4"/>
          <c:tx>
            <c:strRef>
              <c:f>Лист1!$G$3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Лист1!$B$124:$B$151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Лист1!$G$124:$G$151</c:f>
              <c:numCache>
                <c:formatCode>General</c:formatCode>
                <c:ptCount val="28"/>
                <c:pt idx="0">
                  <c:v>12</c:v>
                </c:pt>
                <c:pt idx="1">
                  <c:v>24</c:v>
                </c:pt>
                <c:pt idx="2">
                  <c:v>37</c:v>
                </c:pt>
                <c:pt idx="3">
                  <c:v>49</c:v>
                </c:pt>
                <c:pt idx="4">
                  <c:v>61</c:v>
                </c:pt>
                <c:pt idx="5">
                  <c:v>74</c:v>
                </c:pt>
                <c:pt idx="6">
                  <c:v>86</c:v>
                </c:pt>
                <c:pt idx="7">
                  <c:v>99</c:v>
                </c:pt>
                <c:pt idx="8">
                  <c:v>111</c:v>
                </c:pt>
                <c:pt idx="9">
                  <c:v>123</c:v>
                </c:pt>
                <c:pt idx="10">
                  <c:v>248</c:v>
                </c:pt>
                <c:pt idx="11">
                  <c:v>373</c:v>
                </c:pt>
                <c:pt idx="12">
                  <c:v>499</c:v>
                </c:pt>
                <c:pt idx="13">
                  <c:v>623</c:v>
                </c:pt>
                <c:pt idx="14">
                  <c:v>748</c:v>
                </c:pt>
                <c:pt idx="15">
                  <c:v>873</c:v>
                </c:pt>
                <c:pt idx="16">
                  <c:v>997</c:v>
                </c:pt>
                <c:pt idx="17">
                  <c:v>1121</c:v>
                </c:pt>
                <c:pt idx="18">
                  <c:v>1250</c:v>
                </c:pt>
                <c:pt idx="19">
                  <c:v>2495</c:v>
                </c:pt>
                <c:pt idx="20">
                  <c:v>3740</c:v>
                </c:pt>
                <c:pt idx="21">
                  <c:v>4986</c:v>
                </c:pt>
                <c:pt idx="22">
                  <c:v>6236</c:v>
                </c:pt>
                <c:pt idx="23">
                  <c:v>7473</c:v>
                </c:pt>
                <c:pt idx="24">
                  <c:v>8723</c:v>
                </c:pt>
                <c:pt idx="25">
                  <c:v>9970</c:v>
                </c:pt>
                <c:pt idx="26">
                  <c:v>11222</c:v>
                </c:pt>
                <c:pt idx="27">
                  <c:v>12461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516C-407A-8418-99AE2B722B9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1821440"/>
        <c:axId val="141823360"/>
      </c:lineChart>
      <c:catAx>
        <c:axId val="1418214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823360"/>
        <c:crosses val="autoZero"/>
        <c:auto val="1"/>
        <c:lblAlgn val="ctr"/>
        <c:lblOffset val="100"/>
        <c:noMultiLvlLbl val="0"/>
      </c:catAx>
      <c:valAx>
        <c:axId val="1418233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8214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808271172857277"/>
          <c:h val="0.14337574675355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unevenSeq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6473889725107429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Лист1!$B$154:$B$181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Лист1!$C$154:$C$181</c:f>
              <c:numCache>
                <c:formatCode>General</c:formatCode>
                <c:ptCount val="28"/>
                <c:pt idx="0">
                  <c:v>9</c:v>
                </c:pt>
                <c:pt idx="1">
                  <c:v>19</c:v>
                </c:pt>
                <c:pt idx="2">
                  <c:v>30</c:v>
                </c:pt>
                <c:pt idx="3">
                  <c:v>41</c:v>
                </c:pt>
                <c:pt idx="4">
                  <c:v>52</c:v>
                </c:pt>
                <c:pt idx="5">
                  <c:v>64</c:v>
                </c:pt>
                <c:pt idx="6">
                  <c:v>75</c:v>
                </c:pt>
                <c:pt idx="7">
                  <c:v>86</c:v>
                </c:pt>
                <c:pt idx="8">
                  <c:v>98</c:v>
                </c:pt>
                <c:pt idx="9">
                  <c:v>111</c:v>
                </c:pt>
                <c:pt idx="10">
                  <c:v>231</c:v>
                </c:pt>
                <c:pt idx="11">
                  <c:v>355</c:v>
                </c:pt>
                <c:pt idx="12">
                  <c:v>483</c:v>
                </c:pt>
                <c:pt idx="13">
                  <c:v>611</c:v>
                </c:pt>
                <c:pt idx="14">
                  <c:v>741</c:v>
                </c:pt>
                <c:pt idx="15">
                  <c:v>876</c:v>
                </c:pt>
                <c:pt idx="16">
                  <c:v>1009</c:v>
                </c:pt>
                <c:pt idx="17">
                  <c:v>1143</c:v>
                </c:pt>
                <c:pt idx="18">
                  <c:v>1274</c:v>
                </c:pt>
                <c:pt idx="19">
                  <c:v>2657</c:v>
                </c:pt>
                <c:pt idx="20">
                  <c:v>4064</c:v>
                </c:pt>
                <c:pt idx="21">
                  <c:v>5527</c:v>
                </c:pt>
                <c:pt idx="22">
                  <c:v>6965</c:v>
                </c:pt>
                <c:pt idx="23">
                  <c:v>8441</c:v>
                </c:pt>
                <c:pt idx="24">
                  <c:v>9956</c:v>
                </c:pt>
                <c:pt idx="25">
                  <c:v>11460</c:v>
                </c:pt>
                <c:pt idx="26">
                  <c:v>12986</c:v>
                </c:pt>
                <c:pt idx="27">
                  <c:v>14471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D2A3-458C-885B-B2C805808172}"/>
            </c:ext>
          </c:extLst>
        </c:ser>
        <c:ser>
          <c:idx val="1"/>
          <c:order val="1"/>
          <c:tx>
            <c:strRef>
              <c:f>Лист1!$D$3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Лист1!$B$154:$B$181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Лист1!$D$154:$D$181</c:f>
              <c:numCache>
                <c:formatCode>General</c:formatCode>
                <c:ptCount val="28"/>
                <c:pt idx="0">
                  <c:v>5</c:v>
                </c:pt>
                <c:pt idx="1">
                  <c:v>10</c:v>
                </c:pt>
                <c:pt idx="2">
                  <c:v>16</c:v>
                </c:pt>
                <c:pt idx="3">
                  <c:v>22</c:v>
                </c:pt>
                <c:pt idx="4">
                  <c:v>28</c:v>
                </c:pt>
                <c:pt idx="5">
                  <c:v>34</c:v>
                </c:pt>
                <c:pt idx="6">
                  <c:v>40</c:v>
                </c:pt>
                <c:pt idx="7">
                  <c:v>47</c:v>
                </c:pt>
                <c:pt idx="8">
                  <c:v>52</c:v>
                </c:pt>
                <c:pt idx="9">
                  <c:v>59</c:v>
                </c:pt>
                <c:pt idx="10">
                  <c:v>124</c:v>
                </c:pt>
                <c:pt idx="11">
                  <c:v>193</c:v>
                </c:pt>
                <c:pt idx="12">
                  <c:v>259</c:v>
                </c:pt>
                <c:pt idx="13">
                  <c:v>328</c:v>
                </c:pt>
                <c:pt idx="14">
                  <c:v>398</c:v>
                </c:pt>
                <c:pt idx="15">
                  <c:v>467</c:v>
                </c:pt>
                <c:pt idx="16">
                  <c:v>540</c:v>
                </c:pt>
                <c:pt idx="17">
                  <c:v>613</c:v>
                </c:pt>
                <c:pt idx="18">
                  <c:v>684</c:v>
                </c:pt>
                <c:pt idx="19">
                  <c:v>1420</c:v>
                </c:pt>
                <c:pt idx="20">
                  <c:v>2175</c:v>
                </c:pt>
                <c:pt idx="21">
                  <c:v>2949</c:v>
                </c:pt>
                <c:pt idx="22">
                  <c:v>3732</c:v>
                </c:pt>
                <c:pt idx="23">
                  <c:v>4514</c:v>
                </c:pt>
                <c:pt idx="24">
                  <c:v>5319</c:v>
                </c:pt>
                <c:pt idx="25">
                  <c:v>6139</c:v>
                </c:pt>
                <c:pt idx="26">
                  <c:v>6931</c:v>
                </c:pt>
                <c:pt idx="27">
                  <c:v>7742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D2A3-458C-885B-B2C805808172}"/>
            </c:ext>
          </c:extLst>
        </c:ser>
        <c:ser>
          <c:idx val="2"/>
          <c:order val="2"/>
          <c:tx>
            <c:strRef>
              <c:f>Лист1!$E$3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Лист1!$B$154:$B$181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Лист1!$E$154:$E$181</c:f>
              <c:numCache>
                <c:formatCode>General</c:formatCode>
                <c:ptCount val="28"/>
                <c:pt idx="0">
                  <c:v>5</c:v>
                </c:pt>
                <c:pt idx="1">
                  <c:v>12</c:v>
                </c:pt>
                <c:pt idx="2">
                  <c:v>18</c:v>
                </c:pt>
                <c:pt idx="3">
                  <c:v>25</c:v>
                </c:pt>
                <c:pt idx="4">
                  <c:v>32</c:v>
                </c:pt>
                <c:pt idx="5">
                  <c:v>39</c:v>
                </c:pt>
                <c:pt idx="6">
                  <c:v>46</c:v>
                </c:pt>
                <c:pt idx="7">
                  <c:v>53</c:v>
                </c:pt>
                <c:pt idx="8">
                  <c:v>61</c:v>
                </c:pt>
                <c:pt idx="9">
                  <c:v>67</c:v>
                </c:pt>
                <c:pt idx="10">
                  <c:v>141</c:v>
                </c:pt>
                <c:pt idx="11">
                  <c:v>218</c:v>
                </c:pt>
                <c:pt idx="12">
                  <c:v>297</c:v>
                </c:pt>
                <c:pt idx="13">
                  <c:v>375</c:v>
                </c:pt>
                <c:pt idx="14">
                  <c:v>459</c:v>
                </c:pt>
                <c:pt idx="15">
                  <c:v>539</c:v>
                </c:pt>
                <c:pt idx="16">
                  <c:v>618</c:v>
                </c:pt>
                <c:pt idx="17">
                  <c:v>705</c:v>
                </c:pt>
                <c:pt idx="18">
                  <c:v>786</c:v>
                </c:pt>
                <c:pt idx="19">
                  <c:v>1634</c:v>
                </c:pt>
                <c:pt idx="20">
                  <c:v>2510</c:v>
                </c:pt>
                <c:pt idx="21">
                  <c:v>3425</c:v>
                </c:pt>
                <c:pt idx="22">
                  <c:v>4286</c:v>
                </c:pt>
                <c:pt idx="23">
                  <c:v>5245</c:v>
                </c:pt>
                <c:pt idx="24">
                  <c:v>6178</c:v>
                </c:pt>
                <c:pt idx="25">
                  <c:v>7140</c:v>
                </c:pt>
                <c:pt idx="26">
                  <c:v>8048</c:v>
                </c:pt>
                <c:pt idx="27">
                  <c:v>8962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D2A3-458C-885B-B2C805808172}"/>
            </c:ext>
          </c:extLst>
        </c:ser>
        <c:ser>
          <c:idx val="3"/>
          <c:order val="3"/>
          <c:tx>
            <c:strRef>
              <c:f>Лист1!$F$3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Лист1!$B$154:$B$181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Лист1!$F$154:$F$181</c:f>
              <c:numCache>
                <c:formatCode>General</c:formatCode>
                <c:ptCount val="28"/>
                <c:pt idx="0">
                  <c:v>6</c:v>
                </c:pt>
                <c:pt idx="1">
                  <c:v>7</c:v>
                </c:pt>
                <c:pt idx="2">
                  <c:v>17</c:v>
                </c:pt>
                <c:pt idx="3">
                  <c:v>18</c:v>
                </c:pt>
                <c:pt idx="4">
                  <c:v>21</c:v>
                </c:pt>
                <c:pt idx="5">
                  <c:v>24</c:v>
                </c:pt>
                <c:pt idx="6">
                  <c:v>33</c:v>
                </c:pt>
                <c:pt idx="7">
                  <c:v>37</c:v>
                </c:pt>
                <c:pt idx="8">
                  <c:v>56</c:v>
                </c:pt>
                <c:pt idx="9">
                  <c:v>61</c:v>
                </c:pt>
                <c:pt idx="10">
                  <c:v>156</c:v>
                </c:pt>
                <c:pt idx="11">
                  <c:v>169</c:v>
                </c:pt>
                <c:pt idx="12">
                  <c:v>212</c:v>
                </c:pt>
                <c:pt idx="13">
                  <c:v>397</c:v>
                </c:pt>
                <c:pt idx="14">
                  <c:v>364</c:v>
                </c:pt>
                <c:pt idx="15">
                  <c:v>350</c:v>
                </c:pt>
                <c:pt idx="16">
                  <c:v>407</c:v>
                </c:pt>
                <c:pt idx="17">
                  <c:v>545</c:v>
                </c:pt>
                <c:pt idx="18">
                  <c:v>615</c:v>
                </c:pt>
                <c:pt idx="19">
                  <c:v>1506</c:v>
                </c:pt>
                <c:pt idx="20">
                  <c:v>2710</c:v>
                </c:pt>
                <c:pt idx="21">
                  <c:v>2413</c:v>
                </c:pt>
                <c:pt idx="22">
                  <c:v>4445</c:v>
                </c:pt>
                <c:pt idx="23">
                  <c:v>3843</c:v>
                </c:pt>
                <c:pt idx="24">
                  <c:v>6235</c:v>
                </c:pt>
                <c:pt idx="25">
                  <c:v>7341</c:v>
                </c:pt>
                <c:pt idx="26">
                  <c:v>5525</c:v>
                </c:pt>
                <c:pt idx="27">
                  <c:v>6848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D2A3-458C-885B-B2C805808172}"/>
            </c:ext>
          </c:extLst>
        </c:ser>
        <c:ser>
          <c:idx val="4"/>
          <c:order val="4"/>
          <c:tx>
            <c:strRef>
              <c:f>Лист1!$G$3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Лист1!$B$154:$B$181</c:f>
              <c:numCache>
                <c:formatCode>0.00E+00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Лист1!$G$154:$G$181</c:f>
              <c:numCache>
                <c:formatCode>General</c:formatCode>
                <c:ptCount val="28"/>
                <c:pt idx="0">
                  <c:v>12</c:v>
                </c:pt>
                <c:pt idx="1">
                  <c:v>24</c:v>
                </c:pt>
                <c:pt idx="2">
                  <c:v>36</c:v>
                </c:pt>
                <c:pt idx="3">
                  <c:v>49</c:v>
                </c:pt>
                <c:pt idx="4">
                  <c:v>61</c:v>
                </c:pt>
                <c:pt idx="5">
                  <c:v>73</c:v>
                </c:pt>
                <c:pt idx="6">
                  <c:v>86</c:v>
                </c:pt>
                <c:pt idx="7">
                  <c:v>98</c:v>
                </c:pt>
                <c:pt idx="8">
                  <c:v>110</c:v>
                </c:pt>
                <c:pt idx="9">
                  <c:v>122</c:v>
                </c:pt>
                <c:pt idx="10">
                  <c:v>246</c:v>
                </c:pt>
                <c:pt idx="11">
                  <c:v>371</c:v>
                </c:pt>
                <c:pt idx="12">
                  <c:v>495</c:v>
                </c:pt>
                <c:pt idx="13">
                  <c:v>619</c:v>
                </c:pt>
                <c:pt idx="14">
                  <c:v>742</c:v>
                </c:pt>
                <c:pt idx="15">
                  <c:v>868</c:v>
                </c:pt>
                <c:pt idx="16">
                  <c:v>993</c:v>
                </c:pt>
                <c:pt idx="17">
                  <c:v>1113</c:v>
                </c:pt>
                <c:pt idx="18">
                  <c:v>1238</c:v>
                </c:pt>
                <c:pt idx="19">
                  <c:v>2480</c:v>
                </c:pt>
                <c:pt idx="20">
                  <c:v>3720</c:v>
                </c:pt>
                <c:pt idx="21">
                  <c:v>4963</c:v>
                </c:pt>
                <c:pt idx="22">
                  <c:v>6201</c:v>
                </c:pt>
                <c:pt idx="23">
                  <c:v>7440</c:v>
                </c:pt>
                <c:pt idx="24">
                  <c:v>8687</c:v>
                </c:pt>
                <c:pt idx="25">
                  <c:v>9925</c:v>
                </c:pt>
                <c:pt idx="26">
                  <c:v>11178</c:v>
                </c:pt>
                <c:pt idx="27">
                  <c:v>12413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D2A3-458C-885B-B2C80580817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1879168"/>
        <c:axId val="142217216"/>
      </c:lineChart>
      <c:catAx>
        <c:axId val="14187916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217216"/>
        <c:crosses val="autoZero"/>
        <c:auto val="1"/>
        <c:lblAlgn val="ctr"/>
        <c:lblOffset val="100"/>
        <c:noMultiLvlLbl val="0"/>
      </c:catAx>
      <c:valAx>
        <c:axId val="1422172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18791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808271172857277"/>
          <c:h val="0.14337574675355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unevenSorted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7265440697562076"/>
        </c:manualLayout>
      </c:layout>
      <c:lineChart>
        <c:grouping val="standard"/>
        <c:varyColors val="0"/>
        <c:ser>
          <c:idx val="0"/>
          <c:order val="0"/>
          <c:tx>
            <c:strRef>
              <c:f>Лист1!$C$3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Лист1!$B$184:$B$211</c:f>
              <c:numCache>
                <c:formatCode>0E+0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Лист1!$C$184:$C$211</c:f>
              <c:numCache>
                <c:formatCode>General</c:formatCode>
                <c:ptCount val="28"/>
                <c:pt idx="0">
                  <c:v>6</c:v>
                </c:pt>
                <c:pt idx="1">
                  <c:v>14</c:v>
                </c:pt>
                <c:pt idx="2">
                  <c:v>21</c:v>
                </c:pt>
                <c:pt idx="3">
                  <c:v>33</c:v>
                </c:pt>
                <c:pt idx="4">
                  <c:v>45</c:v>
                </c:pt>
                <c:pt idx="5">
                  <c:v>37</c:v>
                </c:pt>
                <c:pt idx="6">
                  <c:v>50</c:v>
                </c:pt>
                <c:pt idx="7">
                  <c:v>64</c:v>
                </c:pt>
                <c:pt idx="8">
                  <c:v>70</c:v>
                </c:pt>
                <c:pt idx="9">
                  <c:v>85</c:v>
                </c:pt>
                <c:pt idx="10">
                  <c:v>187</c:v>
                </c:pt>
                <c:pt idx="11">
                  <c:v>260</c:v>
                </c:pt>
                <c:pt idx="12">
                  <c:v>379</c:v>
                </c:pt>
                <c:pt idx="13">
                  <c:v>406</c:v>
                </c:pt>
                <c:pt idx="14">
                  <c:v>590</c:v>
                </c:pt>
                <c:pt idx="15">
                  <c:v>648</c:v>
                </c:pt>
                <c:pt idx="16">
                  <c:v>706</c:v>
                </c:pt>
                <c:pt idx="17">
                  <c:v>783</c:v>
                </c:pt>
                <c:pt idx="18">
                  <c:v>954</c:v>
                </c:pt>
                <c:pt idx="19">
                  <c:v>2006</c:v>
                </c:pt>
                <c:pt idx="20">
                  <c:v>2705</c:v>
                </c:pt>
                <c:pt idx="21">
                  <c:v>3649</c:v>
                </c:pt>
                <c:pt idx="22">
                  <c:v>3871</c:v>
                </c:pt>
                <c:pt idx="23">
                  <c:v>6534</c:v>
                </c:pt>
                <c:pt idx="24">
                  <c:v>5913</c:v>
                </c:pt>
                <c:pt idx="25">
                  <c:v>8016</c:v>
                </c:pt>
                <c:pt idx="26">
                  <c:v>8081</c:v>
                </c:pt>
                <c:pt idx="27">
                  <c:v>11227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000F-42B9-922E-E52115C36564}"/>
            </c:ext>
          </c:extLst>
        </c:ser>
        <c:ser>
          <c:idx val="1"/>
          <c:order val="1"/>
          <c:tx>
            <c:strRef>
              <c:f>Лист1!$D$3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Лист1!$B$184:$B$211</c:f>
              <c:numCache>
                <c:formatCode>0E+0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Лист1!$D$184:$D$211</c:f>
              <c:numCache>
                <c:formatCode>General</c:formatCode>
                <c:ptCount val="28"/>
                <c:pt idx="0">
                  <c:v>4</c:v>
                </c:pt>
                <c:pt idx="1">
                  <c:v>8</c:v>
                </c:pt>
                <c:pt idx="2">
                  <c:v>12</c:v>
                </c:pt>
                <c:pt idx="3">
                  <c:v>19</c:v>
                </c:pt>
                <c:pt idx="4">
                  <c:v>25</c:v>
                </c:pt>
                <c:pt idx="5">
                  <c:v>23</c:v>
                </c:pt>
                <c:pt idx="6">
                  <c:v>29</c:v>
                </c:pt>
                <c:pt idx="7">
                  <c:v>37</c:v>
                </c:pt>
                <c:pt idx="8">
                  <c:v>43</c:v>
                </c:pt>
                <c:pt idx="9">
                  <c:v>49</c:v>
                </c:pt>
                <c:pt idx="10">
                  <c:v>102</c:v>
                </c:pt>
                <c:pt idx="11">
                  <c:v>142</c:v>
                </c:pt>
                <c:pt idx="12">
                  <c:v>249</c:v>
                </c:pt>
                <c:pt idx="13">
                  <c:v>230</c:v>
                </c:pt>
                <c:pt idx="14">
                  <c:v>369</c:v>
                </c:pt>
                <c:pt idx="15">
                  <c:v>386</c:v>
                </c:pt>
                <c:pt idx="16">
                  <c:v>390</c:v>
                </c:pt>
                <c:pt idx="17">
                  <c:v>460</c:v>
                </c:pt>
                <c:pt idx="18">
                  <c:v>550</c:v>
                </c:pt>
                <c:pt idx="19">
                  <c:v>1147</c:v>
                </c:pt>
                <c:pt idx="20">
                  <c:v>1593</c:v>
                </c:pt>
                <c:pt idx="21">
                  <c:v>2114</c:v>
                </c:pt>
                <c:pt idx="22">
                  <c:v>2228</c:v>
                </c:pt>
                <c:pt idx="23">
                  <c:v>3774</c:v>
                </c:pt>
                <c:pt idx="24">
                  <c:v>3374</c:v>
                </c:pt>
                <c:pt idx="25">
                  <c:v>4474</c:v>
                </c:pt>
                <c:pt idx="26">
                  <c:v>4468</c:v>
                </c:pt>
                <c:pt idx="27">
                  <c:v>6590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000F-42B9-922E-E52115C36564}"/>
            </c:ext>
          </c:extLst>
        </c:ser>
        <c:ser>
          <c:idx val="2"/>
          <c:order val="2"/>
          <c:tx>
            <c:strRef>
              <c:f>Лист1!$E$3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Лист1!$B$184:$B$211</c:f>
              <c:numCache>
                <c:formatCode>0E+0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Лист1!$E$184:$E$211</c:f>
              <c:numCache>
                <c:formatCode>General</c:formatCode>
                <c:ptCount val="28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23</c:v>
                </c:pt>
                <c:pt idx="4">
                  <c:v>30</c:v>
                </c:pt>
                <c:pt idx="5">
                  <c:v>28</c:v>
                </c:pt>
                <c:pt idx="6">
                  <c:v>37</c:v>
                </c:pt>
                <c:pt idx="7">
                  <c:v>47</c:v>
                </c:pt>
                <c:pt idx="8">
                  <c:v>52</c:v>
                </c:pt>
                <c:pt idx="9">
                  <c:v>61</c:v>
                </c:pt>
                <c:pt idx="10">
                  <c:v>131</c:v>
                </c:pt>
                <c:pt idx="11">
                  <c:v>191</c:v>
                </c:pt>
                <c:pt idx="12">
                  <c:v>270</c:v>
                </c:pt>
                <c:pt idx="13">
                  <c:v>315</c:v>
                </c:pt>
                <c:pt idx="14">
                  <c:v>423</c:v>
                </c:pt>
                <c:pt idx="15">
                  <c:v>474</c:v>
                </c:pt>
                <c:pt idx="16">
                  <c:v>541</c:v>
                </c:pt>
                <c:pt idx="17">
                  <c:v>600</c:v>
                </c:pt>
                <c:pt idx="18">
                  <c:v>704</c:v>
                </c:pt>
                <c:pt idx="19">
                  <c:v>1484</c:v>
                </c:pt>
                <c:pt idx="20">
                  <c:v>2115</c:v>
                </c:pt>
                <c:pt idx="21">
                  <c:v>2868</c:v>
                </c:pt>
                <c:pt idx="22">
                  <c:v>3085</c:v>
                </c:pt>
                <c:pt idx="23">
                  <c:v>4766</c:v>
                </c:pt>
                <c:pt idx="24">
                  <c:v>4762</c:v>
                </c:pt>
                <c:pt idx="25">
                  <c:v>6212</c:v>
                </c:pt>
                <c:pt idx="26">
                  <c:v>6453</c:v>
                </c:pt>
                <c:pt idx="27">
                  <c:v>8198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000F-42B9-922E-E52115C36564}"/>
            </c:ext>
          </c:extLst>
        </c:ser>
        <c:ser>
          <c:idx val="3"/>
          <c:order val="3"/>
          <c:tx>
            <c:strRef>
              <c:f>Лист1!$F$3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Лист1!$B$184:$B$211</c:f>
              <c:numCache>
                <c:formatCode>0E+0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Лист1!$F$184:$F$211</c:f>
              <c:numCache>
                <c:formatCode>General</c:formatCode>
                <c:ptCount val="28"/>
                <c:pt idx="0">
                  <c:v>3</c:v>
                </c:pt>
                <c:pt idx="1">
                  <c:v>9</c:v>
                </c:pt>
                <c:pt idx="2">
                  <c:v>11</c:v>
                </c:pt>
                <c:pt idx="3">
                  <c:v>20</c:v>
                </c:pt>
                <c:pt idx="4">
                  <c:v>33</c:v>
                </c:pt>
                <c:pt idx="5">
                  <c:v>29</c:v>
                </c:pt>
                <c:pt idx="6">
                  <c:v>29</c:v>
                </c:pt>
                <c:pt idx="7">
                  <c:v>28</c:v>
                </c:pt>
                <c:pt idx="8">
                  <c:v>56</c:v>
                </c:pt>
                <c:pt idx="9">
                  <c:v>45</c:v>
                </c:pt>
                <c:pt idx="10">
                  <c:v>125</c:v>
                </c:pt>
                <c:pt idx="11">
                  <c:v>179</c:v>
                </c:pt>
                <c:pt idx="12">
                  <c:v>230</c:v>
                </c:pt>
                <c:pt idx="13">
                  <c:v>307</c:v>
                </c:pt>
                <c:pt idx="14">
                  <c:v>433</c:v>
                </c:pt>
                <c:pt idx="15">
                  <c:v>407</c:v>
                </c:pt>
                <c:pt idx="16">
                  <c:v>579</c:v>
                </c:pt>
                <c:pt idx="17">
                  <c:v>550</c:v>
                </c:pt>
                <c:pt idx="18">
                  <c:v>399</c:v>
                </c:pt>
                <c:pt idx="19">
                  <c:v>1352</c:v>
                </c:pt>
                <c:pt idx="20">
                  <c:v>2007</c:v>
                </c:pt>
                <c:pt idx="21">
                  <c:v>2606</c:v>
                </c:pt>
                <c:pt idx="22">
                  <c:v>2070</c:v>
                </c:pt>
                <c:pt idx="23">
                  <c:v>5202</c:v>
                </c:pt>
                <c:pt idx="24">
                  <c:v>4372</c:v>
                </c:pt>
                <c:pt idx="25">
                  <c:v>6514</c:v>
                </c:pt>
                <c:pt idx="26">
                  <c:v>3895</c:v>
                </c:pt>
                <c:pt idx="27">
                  <c:v>4755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000F-42B9-922E-E52115C36564}"/>
            </c:ext>
          </c:extLst>
        </c:ser>
        <c:ser>
          <c:idx val="4"/>
          <c:order val="4"/>
          <c:tx>
            <c:strRef>
              <c:f>Лист1!$G$3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Лист1!$B$184:$B$211</c:f>
              <c:numCache>
                <c:formatCode>0E+0</c:formatCode>
                <c:ptCount val="28"/>
                <c:pt idx="0">
                  <c:v>100000</c:v>
                </c:pt>
                <c:pt idx="1">
                  <c:v>200000</c:v>
                </c:pt>
                <c:pt idx="2">
                  <c:v>300000</c:v>
                </c:pt>
                <c:pt idx="3">
                  <c:v>400000</c:v>
                </c:pt>
                <c:pt idx="4">
                  <c:v>500000</c:v>
                </c:pt>
                <c:pt idx="5">
                  <c:v>600000</c:v>
                </c:pt>
                <c:pt idx="6">
                  <c:v>700000</c:v>
                </c:pt>
                <c:pt idx="7">
                  <c:v>800000</c:v>
                </c:pt>
                <c:pt idx="8">
                  <c:v>900000</c:v>
                </c:pt>
                <c:pt idx="9">
                  <c:v>1000000</c:v>
                </c:pt>
                <c:pt idx="10">
                  <c:v>2000000</c:v>
                </c:pt>
                <c:pt idx="11">
                  <c:v>3000000</c:v>
                </c:pt>
                <c:pt idx="12">
                  <c:v>4000000</c:v>
                </c:pt>
                <c:pt idx="13">
                  <c:v>5000000</c:v>
                </c:pt>
                <c:pt idx="14">
                  <c:v>6000000</c:v>
                </c:pt>
                <c:pt idx="15">
                  <c:v>7000000</c:v>
                </c:pt>
                <c:pt idx="16">
                  <c:v>8000000</c:v>
                </c:pt>
                <c:pt idx="17">
                  <c:v>9000000</c:v>
                </c:pt>
                <c:pt idx="18">
                  <c:v>10000000</c:v>
                </c:pt>
                <c:pt idx="19">
                  <c:v>20000000</c:v>
                </c:pt>
                <c:pt idx="20">
                  <c:v>30000000</c:v>
                </c:pt>
                <c:pt idx="21">
                  <c:v>40000000</c:v>
                </c:pt>
                <c:pt idx="22">
                  <c:v>50000000</c:v>
                </c:pt>
                <c:pt idx="23">
                  <c:v>60000000</c:v>
                </c:pt>
                <c:pt idx="24">
                  <c:v>70000000</c:v>
                </c:pt>
                <c:pt idx="25">
                  <c:v>80000000</c:v>
                </c:pt>
                <c:pt idx="26">
                  <c:v>90000000</c:v>
                </c:pt>
                <c:pt idx="27">
                  <c:v>100000000</c:v>
                </c:pt>
              </c:numCache>
            </c:numRef>
          </c:cat>
          <c:val>
            <c:numRef>
              <c:f>Лист1!$G$184:$G$211</c:f>
              <c:numCache>
                <c:formatCode>General</c:formatCode>
                <c:ptCount val="28"/>
                <c:pt idx="0">
                  <c:v>12</c:v>
                </c:pt>
                <c:pt idx="1">
                  <c:v>24</c:v>
                </c:pt>
                <c:pt idx="2">
                  <c:v>36</c:v>
                </c:pt>
                <c:pt idx="3">
                  <c:v>49</c:v>
                </c:pt>
                <c:pt idx="4">
                  <c:v>61</c:v>
                </c:pt>
                <c:pt idx="5">
                  <c:v>73</c:v>
                </c:pt>
                <c:pt idx="6">
                  <c:v>85</c:v>
                </c:pt>
                <c:pt idx="7">
                  <c:v>98</c:v>
                </c:pt>
                <c:pt idx="8">
                  <c:v>110</c:v>
                </c:pt>
                <c:pt idx="9">
                  <c:v>122</c:v>
                </c:pt>
                <c:pt idx="10">
                  <c:v>247</c:v>
                </c:pt>
                <c:pt idx="11">
                  <c:v>371</c:v>
                </c:pt>
                <c:pt idx="12">
                  <c:v>495</c:v>
                </c:pt>
                <c:pt idx="13">
                  <c:v>619</c:v>
                </c:pt>
                <c:pt idx="14">
                  <c:v>743</c:v>
                </c:pt>
                <c:pt idx="15">
                  <c:v>866</c:v>
                </c:pt>
                <c:pt idx="16">
                  <c:v>991</c:v>
                </c:pt>
                <c:pt idx="17">
                  <c:v>1115</c:v>
                </c:pt>
                <c:pt idx="18">
                  <c:v>1237</c:v>
                </c:pt>
                <c:pt idx="19">
                  <c:v>2480</c:v>
                </c:pt>
                <c:pt idx="20">
                  <c:v>3721</c:v>
                </c:pt>
                <c:pt idx="21">
                  <c:v>4960</c:v>
                </c:pt>
                <c:pt idx="22">
                  <c:v>6203</c:v>
                </c:pt>
                <c:pt idx="23">
                  <c:v>7442</c:v>
                </c:pt>
                <c:pt idx="24">
                  <c:v>8686</c:v>
                </c:pt>
                <c:pt idx="25">
                  <c:v>9924</c:v>
                </c:pt>
                <c:pt idx="26">
                  <c:v>11165</c:v>
                </c:pt>
                <c:pt idx="27">
                  <c:v>12408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000F-42B9-922E-E52115C3656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268672"/>
        <c:axId val="142287232"/>
      </c:lineChart>
      <c:catAx>
        <c:axId val="1422686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287232"/>
        <c:crosses val="autoZero"/>
        <c:auto val="0"/>
        <c:lblAlgn val="ctr"/>
        <c:lblOffset val="100"/>
        <c:noMultiLvlLbl val="0"/>
      </c:catAx>
      <c:valAx>
        <c:axId val="1422872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268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808271172857277"/>
          <c:h val="0.143375746753550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fullRandSeq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6473889725107429"/>
        </c:manualLayout>
      </c:layout>
      <c:lineChart>
        <c:grouping val="standard"/>
        <c:varyColors val="0"/>
        <c:ser>
          <c:idx val="0"/>
          <c:order val="0"/>
          <c:tx>
            <c:strRef>
              <c:f>'[тесты1.xlsx]2'!$C$3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'[тесты1.xlsx]2'!$B$13:$B$22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'[тесты1.xlsx]2'!$C$13:$C$22</c:f>
              <c:numCache>
                <c:formatCode>General</c:formatCode>
                <c:ptCount val="10"/>
                <c:pt idx="0">
                  <c:v>14519</c:v>
                </c:pt>
                <c:pt idx="1">
                  <c:v>30068</c:v>
                </c:pt>
                <c:pt idx="2">
                  <c:v>46144</c:v>
                </c:pt>
                <c:pt idx="3">
                  <c:v>62261</c:v>
                </c:pt>
                <c:pt idx="4">
                  <c:v>78891</c:v>
                </c:pt>
                <c:pt idx="5">
                  <c:v>95370</c:v>
                </c:pt>
                <c:pt idx="6">
                  <c:v>112705</c:v>
                </c:pt>
                <c:pt idx="7">
                  <c:v>129052</c:v>
                </c:pt>
                <c:pt idx="8">
                  <c:v>146698</c:v>
                </c:pt>
                <c:pt idx="9">
                  <c:v>164097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9D67-42AD-8700-0C71B951DDB3}"/>
            </c:ext>
          </c:extLst>
        </c:ser>
        <c:ser>
          <c:idx val="1"/>
          <c:order val="1"/>
          <c:tx>
            <c:strRef>
              <c:f>'[тесты1.xlsx]2'!$D$3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'[тесты1.xlsx]2'!$B$13:$B$22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'[тесты1.xlsx]2'!$D$13:$D$22</c:f>
              <c:numCache>
                <c:formatCode>General</c:formatCode>
                <c:ptCount val="10"/>
                <c:pt idx="0">
                  <c:v>7805</c:v>
                </c:pt>
                <c:pt idx="1">
                  <c:v>16089</c:v>
                </c:pt>
                <c:pt idx="2">
                  <c:v>24708</c:v>
                </c:pt>
                <c:pt idx="3">
                  <c:v>33162</c:v>
                </c:pt>
                <c:pt idx="4">
                  <c:v>42333</c:v>
                </c:pt>
                <c:pt idx="5">
                  <c:v>51071</c:v>
                </c:pt>
                <c:pt idx="6">
                  <c:v>60339</c:v>
                </c:pt>
                <c:pt idx="7">
                  <c:v>69141</c:v>
                </c:pt>
                <c:pt idx="8">
                  <c:v>78756</c:v>
                </c:pt>
                <c:pt idx="9">
                  <c:v>88246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D67-42AD-8700-0C71B951DDB3}"/>
            </c:ext>
          </c:extLst>
        </c:ser>
        <c:ser>
          <c:idx val="2"/>
          <c:order val="2"/>
          <c:tx>
            <c:strRef>
              <c:f>'[тесты1.xlsx]2'!$E$3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'[тесты1.xlsx]2'!$B$13:$B$22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'[тесты1.xlsx]2'!$E$13:$E$22</c:f>
              <c:numCache>
                <c:formatCode>General</c:formatCode>
                <c:ptCount val="10"/>
                <c:pt idx="0">
                  <c:v>8949</c:v>
                </c:pt>
                <c:pt idx="1">
                  <c:v>18503</c:v>
                </c:pt>
                <c:pt idx="2">
                  <c:v>28546</c:v>
                </c:pt>
                <c:pt idx="3">
                  <c:v>38174</c:v>
                </c:pt>
                <c:pt idx="4">
                  <c:v>48528</c:v>
                </c:pt>
                <c:pt idx="5">
                  <c:v>58968</c:v>
                </c:pt>
                <c:pt idx="6">
                  <c:v>69598</c:v>
                </c:pt>
                <c:pt idx="7">
                  <c:v>79338</c:v>
                </c:pt>
                <c:pt idx="8">
                  <c:v>90496</c:v>
                </c:pt>
                <c:pt idx="9">
                  <c:v>100568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9D67-42AD-8700-0C71B951DDB3}"/>
            </c:ext>
          </c:extLst>
        </c:ser>
        <c:ser>
          <c:idx val="3"/>
          <c:order val="3"/>
          <c:tx>
            <c:strRef>
              <c:f>'[тесты1.xlsx]2'!$F$3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'[тесты1.xlsx]2'!$B$13:$B$22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'[тесты1.xlsx]2'!$F$13:$F$22</c:f>
              <c:numCache>
                <c:formatCode>General</c:formatCode>
                <c:ptCount val="10"/>
                <c:pt idx="0">
                  <c:v>9650</c:v>
                </c:pt>
                <c:pt idx="1">
                  <c:v>15284</c:v>
                </c:pt>
                <c:pt idx="2">
                  <c:v>23639</c:v>
                </c:pt>
                <c:pt idx="3">
                  <c:v>40343</c:v>
                </c:pt>
                <c:pt idx="4">
                  <c:v>52885</c:v>
                </c:pt>
                <c:pt idx="5">
                  <c:v>53295</c:v>
                </c:pt>
                <c:pt idx="6">
                  <c:v>55754</c:v>
                </c:pt>
                <c:pt idx="7">
                  <c:v>59445</c:v>
                </c:pt>
                <c:pt idx="8">
                  <c:v>53705</c:v>
                </c:pt>
                <c:pt idx="9">
                  <c:v>70321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9D67-42AD-8700-0C71B951DDB3}"/>
            </c:ext>
          </c:extLst>
        </c:ser>
        <c:ser>
          <c:idx val="4"/>
          <c:order val="4"/>
          <c:tx>
            <c:strRef>
              <c:f>'[тесты1.xlsx]2'!$G$3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'[тесты1.xlsx]2'!$B$13:$B$22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'[тесты1.xlsx]2'!$G$13:$G$22</c:f>
              <c:numCache>
                <c:formatCode>General</c:formatCode>
                <c:ptCount val="10"/>
                <c:pt idx="0">
                  <c:v>12503</c:v>
                </c:pt>
                <c:pt idx="1">
                  <c:v>25005</c:v>
                </c:pt>
                <c:pt idx="2">
                  <c:v>37841</c:v>
                </c:pt>
                <c:pt idx="3">
                  <c:v>50027</c:v>
                </c:pt>
                <c:pt idx="4">
                  <c:v>62550</c:v>
                </c:pt>
                <c:pt idx="5">
                  <c:v>75066</c:v>
                </c:pt>
                <c:pt idx="6">
                  <c:v>88393</c:v>
                </c:pt>
                <c:pt idx="7">
                  <c:v>100114</c:v>
                </c:pt>
                <c:pt idx="8">
                  <c:v>112950</c:v>
                </c:pt>
                <c:pt idx="9">
                  <c:v>125590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9D67-42AD-8700-0C71B951DDB3}"/>
            </c:ext>
          </c:extLst>
        </c:ser>
        <c:ser>
          <c:idx val="5"/>
          <c:order val="5"/>
          <c:tx>
            <c:strRef>
              <c:f>'[тесты1.xlsx]2'!$H$3</c:f>
              <c:strCache>
                <c:ptCount val="1"/>
                <c:pt idx="0">
                  <c:v>csSort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'[тесты1.xlsx]2'!$B$13:$B$22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'[тесты1.xlsx]2'!$H$13:$H$22</c:f>
              <c:numCache>
                <c:formatCode>General</c:formatCode>
                <c:ptCount val="10"/>
                <c:pt idx="0">
                  <c:v>13729</c:v>
                </c:pt>
                <c:pt idx="1">
                  <c:v>27772</c:v>
                </c:pt>
                <c:pt idx="2">
                  <c:v>41952</c:v>
                </c:pt>
                <c:pt idx="3">
                  <c:v>56206</c:v>
                </c:pt>
                <c:pt idx="4">
                  <c:v>70496</c:v>
                </c:pt>
                <c:pt idx="5">
                  <c:v>84756</c:v>
                </c:pt>
                <c:pt idx="6">
                  <c:v>99022</c:v>
                </c:pt>
                <c:pt idx="7">
                  <c:v>113277</c:v>
                </c:pt>
                <c:pt idx="8">
                  <c:v>128210</c:v>
                </c:pt>
                <c:pt idx="9">
                  <c:v>141794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9D67-42AD-8700-0C71B951DDB3}"/>
            </c:ext>
          </c:extLst>
        </c:ser>
        <c:ser>
          <c:idx val="6"/>
          <c:order val="6"/>
          <c:tx>
            <c:strRef>
              <c:f>'[тесты1.xlsx]2'!$I$3</c:f>
              <c:strCache>
                <c:ptCount val="1"/>
                <c:pt idx="0">
                  <c:v>csSort_P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'[тесты1.xlsx]2'!$B$13:$B$22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'[тесты1.xlsx]2'!$I$13:$I$22</c:f>
              <c:numCache>
                <c:formatCode>General</c:formatCode>
                <c:ptCount val="10"/>
                <c:pt idx="0">
                  <c:v>7132</c:v>
                </c:pt>
                <c:pt idx="1">
                  <c:v>14413</c:v>
                </c:pt>
                <c:pt idx="2">
                  <c:v>21881</c:v>
                </c:pt>
                <c:pt idx="3">
                  <c:v>29157</c:v>
                </c:pt>
                <c:pt idx="4">
                  <c:v>36559</c:v>
                </c:pt>
                <c:pt idx="5">
                  <c:v>43937</c:v>
                </c:pt>
                <c:pt idx="6">
                  <c:v>51405</c:v>
                </c:pt>
                <c:pt idx="7">
                  <c:v>59400</c:v>
                </c:pt>
                <c:pt idx="8">
                  <c:v>66287</c:v>
                </c:pt>
                <c:pt idx="9">
                  <c:v>74371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9D67-42AD-8700-0C71B951DD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378496"/>
        <c:axId val="142380416"/>
      </c:lineChart>
      <c:catAx>
        <c:axId val="1423784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380416"/>
        <c:crosses val="autoZero"/>
        <c:auto val="1"/>
        <c:lblAlgn val="ctr"/>
        <c:lblOffset val="100"/>
        <c:noMultiLvlLbl val="0"/>
      </c:catAx>
      <c:valAx>
        <c:axId val="1423804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3784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969899085627267"/>
          <c:h val="0.145795275001636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absDebsSeq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7265440697562076"/>
        </c:manualLayout>
      </c:layout>
      <c:lineChart>
        <c:grouping val="standard"/>
        <c:varyColors val="0"/>
        <c:ser>
          <c:idx val="0"/>
          <c:order val="0"/>
          <c:tx>
            <c:strRef>
              <c:f>'2'!$C$3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'2'!$B$34:$B$43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'2'!$C$34:$C$43</c:f>
              <c:numCache>
                <c:formatCode>General</c:formatCode>
                <c:ptCount val="10"/>
                <c:pt idx="0">
                  <c:v>14477</c:v>
                </c:pt>
                <c:pt idx="1">
                  <c:v>30009</c:v>
                </c:pt>
                <c:pt idx="2">
                  <c:v>46113</c:v>
                </c:pt>
                <c:pt idx="3">
                  <c:v>62152</c:v>
                </c:pt>
                <c:pt idx="4">
                  <c:v>78824</c:v>
                </c:pt>
                <c:pt idx="5">
                  <c:v>95288</c:v>
                </c:pt>
                <c:pt idx="6">
                  <c:v>111997</c:v>
                </c:pt>
                <c:pt idx="7">
                  <c:v>128474</c:v>
                </c:pt>
                <c:pt idx="8">
                  <c:v>145627</c:v>
                </c:pt>
                <c:pt idx="9">
                  <c:v>162919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6389-4834-B737-F227C5818217}"/>
            </c:ext>
          </c:extLst>
        </c:ser>
        <c:ser>
          <c:idx val="1"/>
          <c:order val="1"/>
          <c:tx>
            <c:strRef>
              <c:f>'2'!$D$3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'2'!$B$34:$B$43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'2'!$D$34:$D$43</c:f>
              <c:numCache>
                <c:formatCode>General</c:formatCode>
                <c:ptCount val="10"/>
                <c:pt idx="0">
                  <c:v>7768</c:v>
                </c:pt>
                <c:pt idx="1">
                  <c:v>16063</c:v>
                </c:pt>
                <c:pt idx="2">
                  <c:v>24670</c:v>
                </c:pt>
                <c:pt idx="3">
                  <c:v>33239</c:v>
                </c:pt>
                <c:pt idx="4">
                  <c:v>42213</c:v>
                </c:pt>
                <c:pt idx="5">
                  <c:v>51112</c:v>
                </c:pt>
                <c:pt idx="6">
                  <c:v>60106</c:v>
                </c:pt>
                <c:pt idx="7">
                  <c:v>68806</c:v>
                </c:pt>
                <c:pt idx="8">
                  <c:v>78159</c:v>
                </c:pt>
                <c:pt idx="9">
                  <c:v>88451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6389-4834-B737-F227C5818217}"/>
            </c:ext>
          </c:extLst>
        </c:ser>
        <c:ser>
          <c:idx val="2"/>
          <c:order val="2"/>
          <c:tx>
            <c:strRef>
              <c:f>'2'!$E$3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'2'!$B$34:$B$43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'2'!$E$34:$E$43</c:f>
              <c:numCache>
                <c:formatCode>General</c:formatCode>
                <c:ptCount val="10"/>
                <c:pt idx="0">
                  <c:v>8912</c:v>
                </c:pt>
                <c:pt idx="1">
                  <c:v>18545</c:v>
                </c:pt>
                <c:pt idx="2">
                  <c:v>28185</c:v>
                </c:pt>
                <c:pt idx="3">
                  <c:v>38398</c:v>
                </c:pt>
                <c:pt idx="4">
                  <c:v>48141</c:v>
                </c:pt>
                <c:pt idx="5">
                  <c:v>58596</c:v>
                </c:pt>
                <c:pt idx="6">
                  <c:v>68908</c:v>
                </c:pt>
                <c:pt idx="7">
                  <c:v>79217</c:v>
                </c:pt>
                <c:pt idx="8">
                  <c:v>89170</c:v>
                </c:pt>
                <c:pt idx="9">
                  <c:v>100176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6389-4834-B737-F227C5818217}"/>
            </c:ext>
          </c:extLst>
        </c:ser>
        <c:ser>
          <c:idx val="3"/>
          <c:order val="3"/>
          <c:tx>
            <c:strRef>
              <c:f>'2'!$F$3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'2'!$B$34:$B$43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'2'!$F$34:$F$43</c:f>
              <c:numCache>
                <c:formatCode>General</c:formatCode>
                <c:ptCount val="10"/>
                <c:pt idx="0">
                  <c:v>9231</c:v>
                </c:pt>
                <c:pt idx="1">
                  <c:v>14214</c:v>
                </c:pt>
                <c:pt idx="2">
                  <c:v>20673</c:v>
                </c:pt>
                <c:pt idx="3">
                  <c:v>31841</c:v>
                </c:pt>
                <c:pt idx="4">
                  <c:v>46006</c:v>
                </c:pt>
                <c:pt idx="5">
                  <c:v>38830</c:v>
                </c:pt>
                <c:pt idx="6">
                  <c:v>41128</c:v>
                </c:pt>
                <c:pt idx="7">
                  <c:v>86816</c:v>
                </c:pt>
                <c:pt idx="8">
                  <c:v>83045</c:v>
                </c:pt>
                <c:pt idx="9">
                  <c:v>109913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6389-4834-B737-F227C5818217}"/>
            </c:ext>
          </c:extLst>
        </c:ser>
        <c:ser>
          <c:idx val="4"/>
          <c:order val="4"/>
          <c:tx>
            <c:strRef>
              <c:f>'2'!$G$3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'2'!$B$34:$B$43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'2'!$G$34:$G$43</c:f>
              <c:numCache>
                <c:formatCode>General</c:formatCode>
                <c:ptCount val="10"/>
                <c:pt idx="0">
                  <c:v>10003</c:v>
                </c:pt>
                <c:pt idx="1">
                  <c:v>22443</c:v>
                </c:pt>
                <c:pt idx="2">
                  <c:v>33709</c:v>
                </c:pt>
                <c:pt idx="3">
                  <c:v>44984</c:v>
                </c:pt>
                <c:pt idx="4">
                  <c:v>56280</c:v>
                </c:pt>
                <c:pt idx="5">
                  <c:v>67519</c:v>
                </c:pt>
                <c:pt idx="6">
                  <c:v>78784</c:v>
                </c:pt>
                <c:pt idx="7">
                  <c:v>90108</c:v>
                </c:pt>
                <c:pt idx="8">
                  <c:v>101459</c:v>
                </c:pt>
                <c:pt idx="9">
                  <c:v>112723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6389-4834-B737-F227C5818217}"/>
            </c:ext>
          </c:extLst>
        </c:ser>
        <c:ser>
          <c:idx val="5"/>
          <c:order val="5"/>
          <c:tx>
            <c:strRef>
              <c:f>'2'!$H$3</c:f>
              <c:strCache>
                <c:ptCount val="1"/>
                <c:pt idx="0">
                  <c:v>csSort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'2'!$B$34:$B$43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'2'!$H$34:$H$43</c:f>
              <c:numCache>
                <c:formatCode>General</c:formatCode>
                <c:ptCount val="10"/>
                <c:pt idx="0">
                  <c:v>11679</c:v>
                </c:pt>
                <c:pt idx="1">
                  <c:v>24190</c:v>
                </c:pt>
                <c:pt idx="2">
                  <c:v>37249</c:v>
                </c:pt>
                <c:pt idx="3">
                  <c:v>50076</c:v>
                </c:pt>
                <c:pt idx="4">
                  <c:v>63465</c:v>
                </c:pt>
                <c:pt idx="5">
                  <c:v>76982</c:v>
                </c:pt>
                <c:pt idx="6">
                  <c:v>90662</c:v>
                </c:pt>
                <c:pt idx="7">
                  <c:v>103789</c:v>
                </c:pt>
                <c:pt idx="8">
                  <c:v>117296</c:v>
                </c:pt>
                <c:pt idx="9">
                  <c:v>131105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6389-4834-B737-F227C5818217}"/>
            </c:ext>
          </c:extLst>
        </c:ser>
        <c:ser>
          <c:idx val="6"/>
          <c:order val="6"/>
          <c:tx>
            <c:strRef>
              <c:f>'2'!$I$3</c:f>
              <c:strCache>
                <c:ptCount val="1"/>
                <c:pt idx="0">
                  <c:v>csSort_P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'2'!$B$34:$B$43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'2'!$I$34:$I$43</c:f>
              <c:numCache>
                <c:formatCode>General</c:formatCode>
                <c:ptCount val="10"/>
                <c:pt idx="0">
                  <c:v>6095</c:v>
                </c:pt>
                <c:pt idx="1">
                  <c:v>12613</c:v>
                </c:pt>
                <c:pt idx="2">
                  <c:v>19405</c:v>
                </c:pt>
                <c:pt idx="3">
                  <c:v>26082</c:v>
                </c:pt>
                <c:pt idx="4">
                  <c:v>33001</c:v>
                </c:pt>
                <c:pt idx="5">
                  <c:v>40090</c:v>
                </c:pt>
                <c:pt idx="6">
                  <c:v>47134</c:v>
                </c:pt>
                <c:pt idx="7">
                  <c:v>53812</c:v>
                </c:pt>
                <c:pt idx="8">
                  <c:v>60957</c:v>
                </c:pt>
                <c:pt idx="9">
                  <c:v>68116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6389-4834-B737-F227C581821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504320"/>
        <c:axId val="142506240"/>
      </c:lineChart>
      <c:catAx>
        <c:axId val="14250432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506240"/>
        <c:crosses val="autoZero"/>
        <c:auto val="1"/>
        <c:lblAlgn val="ctr"/>
        <c:lblOffset val="100"/>
        <c:noMultiLvlLbl val="0"/>
      </c:catAx>
      <c:valAx>
        <c:axId val="1425062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50432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969899085627267"/>
          <c:h val="0.145795275001636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ADSeqRep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028472169134198"/>
          <c:y val="0.11722491152985823"/>
          <c:w val="0.85622524380528653"/>
          <c:h val="0.56869665211334752"/>
        </c:manualLayout>
      </c:layout>
      <c:lineChart>
        <c:grouping val="standard"/>
        <c:varyColors val="0"/>
        <c:ser>
          <c:idx val="0"/>
          <c:order val="0"/>
          <c:tx>
            <c:strRef>
              <c:f>'2'!$C$3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'2'!$C$55:$C$64</c:f>
              <c:numCache>
                <c:formatCode>General</c:formatCode>
                <c:ptCount val="10"/>
                <c:pt idx="0">
                  <c:v>14423</c:v>
                </c:pt>
                <c:pt idx="1">
                  <c:v>29914</c:v>
                </c:pt>
                <c:pt idx="2">
                  <c:v>45881</c:v>
                </c:pt>
                <c:pt idx="3">
                  <c:v>61910</c:v>
                </c:pt>
                <c:pt idx="4">
                  <c:v>78580</c:v>
                </c:pt>
                <c:pt idx="5">
                  <c:v>94940</c:v>
                </c:pt>
                <c:pt idx="6">
                  <c:v>111596</c:v>
                </c:pt>
                <c:pt idx="7">
                  <c:v>128032</c:v>
                </c:pt>
                <c:pt idx="8">
                  <c:v>145180</c:v>
                </c:pt>
                <c:pt idx="9">
                  <c:v>162425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48F0-4EFB-86E3-F23EEB66F162}"/>
            </c:ext>
          </c:extLst>
        </c:ser>
        <c:ser>
          <c:idx val="1"/>
          <c:order val="1"/>
          <c:tx>
            <c:strRef>
              <c:f>'2'!$D$3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'2'!$D$55:$D$64</c:f>
              <c:numCache>
                <c:formatCode>General</c:formatCode>
                <c:ptCount val="10"/>
                <c:pt idx="0">
                  <c:v>7736</c:v>
                </c:pt>
                <c:pt idx="1">
                  <c:v>15955</c:v>
                </c:pt>
                <c:pt idx="2">
                  <c:v>24502</c:v>
                </c:pt>
                <c:pt idx="3">
                  <c:v>33055</c:v>
                </c:pt>
                <c:pt idx="4">
                  <c:v>42085</c:v>
                </c:pt>
                <c:pt idx="5">
                  <c:v>50749</c:v>
                </c:pt>
                <c:pt idx="6">
                  <c:v>59695</c:v>
                </c:pt>
                <c:pt idx="7">
                  <c:v>68119</c:v>
                </c:pt>
                <c:pt idx="8">
                  <c:v>77640</c:v>
                </c:pt>
                <c:pt idx="9">
                  <c:v>86794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48F0-4EFB-86E3-F23EEB66F162}"/>
            </c:ext>
          </c:extLst>
        </c:ser>
        <c:ser>
          <c:idx val="2"/>
          <c:order val="2"/>
          <c:tx>
            <c:strRef>
              <c:f>'2'!$E$3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'2'!$E$55:$E$64</c:f>
              <c:numCache>
                <c:formatCode>General</c:formatCode>
                <c:ptCount val="10"/>
                <c:pt idx="0">
                  <c:v>8903</c:v>
                </c:pt>
                <c:pt idx="1">
                  <c:v>18451</c:v>
                </c:pt>
                <c:pt idx="2">
                  <c:v>28291</c:v>
                </c:pt>
                <c:pt idx="3">
                  <c:v>38400</c:v>
                </c:pt>
                <c:pt idx="4">
                  <c:v>48994</c:v>
                </c:pt>
                <c:pt idx="5">
                  <c:v>58648</c:v>
                </c:pt>
                <c:pt idx="6">
                  <c:v>69128</c:v>
                </c:pt>
                <c:pt idx="7">
                  <c:v>79530</c:v>
                </c:pt>
                <c:pt idx="8">
                  <c:v>90017</c:v>
                </c:pt>
                <c:pt idx="9">
                  <c:v>100574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48F0-4EFB-86E3-F23EEB66F162}"/>
            </c:ext>
          </c:extLst>
        </c:ser>
        <c:ser>
          <c:idx val="3"/>
          <c:order val="3"/>
          <c:tx>
            <c:strRef>
              <c:f>'2'!$F$3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'2'!$F$55:$F$64</c:f>
              <c:numCache>
                <c:formatCode>General</c:formatCode>
                <c:ptCount val="10"/>
                <c:pt idx="0">
                  <c:v>6192</c:v>
                </c:pt>
                <c:pt idx="1">
                  <c:v>10990</c:v>
                </c:pt>
                <c:pt idx="2">
                  <c:v>19107</c:v>
                </c:pt>
                <c:pt idx="3">
                  <c:v>39936</c:v>
                </c:pt>
                <c:pt idx="4">
                  <c:v>51725</c:v>
                </c:pt>
                <c:pt idx="5">
                  <c:v>51171</c:v>
                </c:pt>
                <c:pt idx="6">
                  <c:v>71387</c:v>
                </c:pt>
                <c:pt idx="7">
                  <c:v>84932</c:v>
                </c:pt>
                <c:pt idx="8">
                  <c:v>73047</c:v>
                </c:pt>
                <c:pt idx="9">
                  <c:v>92482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48F0-4EFB-86E3-F23EEB66F162}"/>
            </c:ext>
          </c:extLst>
        </c:ser>
        <c:ser>
          <c:idx val="4"/>
          <c:order val="4"/>
          <c:tx>
            <c:strRef>
              <c:f>'2'!$G$3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'2'!$G$55:$G$64</c:f>
              <c:numCache>
                <c:formatCode>General</c:formatCode>
                <c:ptCount val="10"/>
                <c:pt idx="0">
                  <c:v>9982</c:v>
                </c:pt>
                <c:pt idx="1">
                  <c:v>22625</c:v>
                </c:pt>
                <c:pt idx="2">
                  <c:v>33644</c:v>
                </c:pt>
                <c:pt idx="3">
                  <c:v>44903</c:v>
                </c:pt>
                <c:pt idx="4">
                  <c:v>56158</c:v>
                </c:pt>
                <c:pt idx="5">
                  <c:v>67418</c:v>
                </c:pt>
                <c:pt idx="6">
                  <c:v>78673</c:v>
                </c:pt>
                <c:pt idx="7">
                  <c:v>89935</c:v>
                </c:pt>
                <c:pt idx="8">
                  <c:v>101198</c:v>
                </c:pt>
                <c:pt idx="9">
                  <c:v>112460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48F0-4EFB-86E3-F23EEB66F162}"/>
            </c:ext>
          </c:extLst>
        </c:ser>
        <c:ser>
          <c:idx val="5"/>
          <c:order val="5"/>
          <c:tx>
            <c:strRef>
              <c:f>'2'!$H$3</c:f>
              <c:strCache>
                <c:ptCount val="1"/>
                <c:pt idx="0">
                  <c:v>csSort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'2'!$H$55:$H$64</c:f>
              <c:numCache>
                <c:formatCode>General</c:formatCode>
                <c:ptCount val="10"/>
                <c:pt idx="0">
                  <c:v>11567</c:v>
                </c:pt>
                <c:pt idx="1">
                  <c:v>23975</c:v>
                </c:pt>
                <c:pt idx="2">
                  <c:v>37119</c:v>
                </c:pt>
                <c:pt idx="3">
                  <c:v>49656</c:v>
                </c:pt>
                <c:pt idx="4">
                  <c:v>62087</c:v>
                </c:pt>
                <c:pt idx="5">
                  <c:v>76761</c:v>
                </c:pt>
                <c:pt idx="6">
                  <c:v>89950</c:v>
                </c:pt>
                <c:pt idx="7">
                  <c:v>102619</c:v>
                </c:pt>
                <c:pt idx="8">
                  <c:v>115561</c:v>
                </c:pt>
                <c:pt idx="9">
                  <c:v>128419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48F0-4EFB-86E3-F23EEB66F162}"/>
            </c:ext>
          </c:extLst>
        </c:ser>
        <c:ser>
          <c:idx val="6"/>
          <c:order val="6"/>
          <c:tx>
            <c:strRef>
              <c:f>'2'!$I$3</c:f>
              <c:strCache>
                <c:ptCount val="1"/>
                <c:pt idx="0">
                  <c:v>csSort_P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'2'!$I$55:$I$64</c:f>
              <c:numCache>
                <c:formatCode>General</c:formatCode>
                <c:ptCount val="10"/>
                <c:pt idx="0">
                  <c:v>6044</c:v>
                </c:pt>
                <c:pt idx="1">
                  <c:v>12510</c:v>
                </c:pt>
                <c:pt idx="2">
                  <c:v>19337</c:v>
                </c:pt>
                <c:pt idx="3">
                  <c:v>25869</c:v>
                </c:pt>
                <c:pt idx="4">
                  <c:v>32384</c:v>
                </c:pt>
                <c:pt idx="5">
                  <c:v>40216</c:v>
                </c:pt>
                <c:pt idx="6">
                  <c:v>46807</c:v>
                </c:pt>
                <c:pt idx="7">
                  <c:v>53439</c:v>
                </c:pt>
                <c:pt idx="8">
                  <c:v>60116</c:v>
                </c:pt>
                <c:pt idx="9">
                  <c:v>66895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48F0-4EFB-86E3-F23EEB66F1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822400"/>
        <c:axId val="142828672"/>
      </c:lineChart>
      <c:catAx>
        <c:axId val="1428224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828672"/>
        <c:crosses val="autoZero"/>
        <c:auto val="1"/>
        <c:lblAlgn val="ctr"/>
        <c:lblOffset val="100"/>
        <c:noMultiLvlLbl val="0"/>
      </c:catAx>
      <c:valAx>
        <c:axId val="1428286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8224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969899085627267"/>
          <c:h val="0.145795275001636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ADSeqRep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6869665211334752"/>
        </c:manualLayout>
      </c:layout>
      <c:lineChart>
        <c:grouping val="standard"/>
        <c:varyColors val="0"/>
        <c:ser>
          <c:idx val="0"/>
          <c:order val="0"/>
          <c:tx>
            <c:strRef>
              <c:f>'2'!$C$3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'2'!$C$55:$C$64</c:f>
              <c:numCache>
                <c:formatCode>General</c:formatCode>
                <c:ptCount val="10"/>
                <c:pt idx="0">
                  <c:v>14423</c:v>
                </c:pt>
                <c:pt idx="1">
                  <c:v>29914</c:v>
                </c:pt>
                <c:pt idx="2">
                  <c:v>45881</c:v>
                </c:pt>
                <c:pt idx="3">
                  <c:v>61910</c:v>
                </c:pt>
                <c:pt idx="4">
                  <c:v>78580</c:v>
                </c:pt>
                <c:pt idx="5">
                  <c:v>94940</c:v>
                </c:pt>
                <c:pt idx="6">
                  <c:v>111596</c:v>
                </c:pt>
                <c:pt idx="7">
                  <c:v>128032</c:v>
                </c:pt>
                <c:pt idx="8">
                  <c:v>145180</c:v>
                </c:pt>
                <c:pt idx="9">
                  <c:v>162425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48F0-4EFB-86E3-F23EEB66F162}"/>
            </c:ext>
          </c:extLst>
        </c:ser>
        <c:ser>
          <c:idx val="1"/>
          <c:order val="1"/>
          <c:tx>
            <c:strRef>
              <c:f>'2'!$D$3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'2'!$D$55:$D$64</c:f>
              <c:numCache>
                <c:formatCode>General</c:formatCode>
                <c:ptCount val="10"/>
                <c:pt idx="0">
                  <c:v>7736</c:v>
                </c:pt>
                <c:pt idx="1">
                  <c:v>15955</c:v>
                </c:pt>
                <c:pt idx="2">
                  <c:v>24502</c:v>
                </c:pt>
                <c:pt idx="3">
                  <c:v>33055</c:v>
                </c:pt>
                <c:pt idx="4">
                  <c:v>42085</c:v>
                </c:pt>
                <c:pt idx="5">
                  <c:v>50749</c:v>
                </c:pt>
                <c:pt idx="6">
                  <c:v>59695</c:v>
                </c:pt>
                <c:pt idx="7">
                  <c:v>68119</c:v>
                </c:pt>
                <c:pt idx="8">
                  <c:v>77640</c:v>
                </c:pt>
                <c:pt idx="9">
                  <c:v>86794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48F0-4EFB-86E3-F23EEB66F162}"/>
            </c:ext>
          </c:extLst>
        </c:ser>
        <c:ser>
          <c:idx val="2"/>
          <c:order val="2"/>
          <c:tx>
            <c:strRef>
              <c:f>'2'!$E$3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'2'!$E$55:$E$64</c:f>
              <c:numCache>
                <c:formatCode>General</c:formatCode>
                <c:ptCount val="10"/>
                <c:pt idx="0">
                  <c:v>8903</c:v>
                </c:pt>
                <c:pt idx="1">
                  <c:v>18451</c:v>
                </c:pt>
                <c:pt idx="2">
                  <c:v>28291</c:v>
                </c:pt>
                <c:pt idx="3">
                  <c:v>38400</c:v>
                </c:pt>
                <c:pt idx="4">
                  <c:v>48994</c:v>
                </c:pt>
                <c:pt idx="5">
                  <c:v>58648</c:v>
                </c:pt>
                <c:pt idx="6">
                  <c:v>69128</c:v>
                </c:pt>
                <c:pt idx="7">
                  <c:v>79530</c:v>
                </c:pt>
                <c:pt idx="8">
                  <c:v>90017</c:v>
                </c:pt>
                <c:pt idx="9">
                  <c:v>100574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48F0-4EFB-86E3-F23EEB66F162}"/>
            </c:ext>
          </c:extLst>
        </c:ser>
        <c:ser>
          <c:idx val="3"/>
          <c:order val="3"/>
          <c:tx>
            <c:strRef>
              <c:f>'2'!$F$3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'2'!$F$55:$F$64</c:f>
              <c:numCache>
                <c:formatCode>General</c:formatCode>
                <c:ptCount val="10"/>
                <c:pt idx="0">
                  <c:v>6192</c:v>
                </c:pt>
                <c:pt idx="1">
                  <c:v>10990</c:v>
                </c:pt>
                <c:pt idx="2">
                  <c:v>19107</c:v>
                </c:pt>
                <c:pt idx="3">
                  <c:v>39936</c:v>
                </c:pt>
                <c:pt idx="4">
                  <c:v>51725</c:v>
                </c:pt>
                <c:pt idx="5">
                  <c:v>51171</c:v>
                </c:pt>
                <c:pt idx="6">
                  <c:v>71387</c:v>
                </c:pt>
                <c:pt idx="7">
                  <c:v>84932</c:v>
                </c:pt>
                <c:pt idx="8">
                  <c:v>73047</c:v>
                </c:pt>
                <c:pt idx="9">
                  <c:v>92482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48F0-4EFB-86E3-F23EEB66F162}"/>
            </c:ext>
          </c:extLst>
        </c:ser>
        <c:ser>
          <c:idx val="4"/>
          <c:order val="4"/>
          <c:tx>
            <c:strRef>
              <c:f>'2'!$G$3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'2'!$G$55:$G$64</c:f>
              <c:numCache>
                <c:formatCode>General</c:formatCode>
                <c:ptCount val="10"/>
                <c:pt idx="0">
                  <c:v>9982</c:v>
                </c:pt>
                <c:pt idx="1">
                  <c:v>22625</c:v>
                </c:pt>
                <c:pt idx="2">
                  <c:v>33644</c:v>
                </c:pt>
                <c:pt idx="3">
                  <c:v>44903</c:v>
                </c:pt>
                <c:pt idx="4">
                  <c:v>56158</c:v>
                </c:pt>
                <c:pt idx="5">
                  <c:v>67418</c:v>
                </c:pt>
                <c:pt idx="6">
                  <c:v>78673</c:v>
                </c:pt>
                <c:pt idx="7">
                  <c:v>89935</c:v>
                </c:pt>
                <c:pt idx="8">
                  <c:v>101198</c:v>
                </c:pt>
                <c:pt idx="9">
                  <c:v>112460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48F0-4EFB-86E3-F23EEB66F162}"/>
            </c:ext>
          </c:extLst>
        </c:ser>
        <c:ser>
          <c:idx val="5"/>
          <c:order val="5"/>
          <c:tx>
            <c:strRef>
              <c:f>'2'!$H$3</c:f>
              <c:strCache>
                <c:ptCount val="1"/>
                <c:pt idx="0">
                  <c:v>csSort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'2'!$H$55:$H$64</c:f>
              <c:numCache>
                <c:formatCode>General</c:formatCode>
                <c:ptCount val="10"/>
                <c:pt idx="0">
                  <c:v>11567</c:v>
                </c:pt>
                <c:pt idx="1">
                  <c:v>23975</c:v>
                </c:pt>
                <c:pt idx="2">
                  <c:v>37119</c:v>
                </c:pt>
                <c:pt idx="3">
                  <c:v>49656</c:v>
                </c:pt>
                <c:pt idx="4">
                  <c:v>62087</c:v>
                </c:pt>
                <c:pt idx="5">
                  <c:v>76761</c:v>
                </c:pt>
                <c:pt idx="6">
                  <c:v>89950</c:v>
                </c:pt>
                <c:pt idx="7">
                  <c:v>102619</c:v>
                </c:pt>
                <c:pt idx="8">
                  <c:v>115561</c:v>
                </c:pt>
                <c:pt idx="9">
                  <c:v>128419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48F0-4EFB-86E3-F23EEB66F162}"/>
            </c:ext>
          </c:extLst>
        </c:ser>
        <c:ser>
          <c:idx val="6"/>
          <c:order val="6"/>
          <c:tx>
            <c:strRef>
              <c:f>'2'!$I$3</c:f>
              <c:strCache>
                <c:ptCount val="1"/>
                <c:pt idx="0">
                  <c:v>csSort_P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'2'!$B$55:$B$64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'2'!$I$55:$I$64</c:f>
              <c:numCache>
                <c:formatCode>General</c:formatCode>
                <c:ptCount val="10"/>
                <c:pt idx="0">
                  <c:v>6044</c:v>
                </c:pt>
                <c:pt idx="1">
                  <c:v>12510</c:v>
                </c:pt>
                <c:pt idx="2">
                  <c:v>19337</c:v>
                </c:pt>
                <c:pt idx="3">
                  <c:v>25869</c:v>
                </c:pt>
                <c:pt idx="4">
                  <c:v>32384</c:v>
                </c:pt>
                <c:pt idx="5">
                  <c:v>40216</c:v>
                </c:pt>
                <c:pt idx="6">
                  <c:v>46807</c:v>
                </c:pt>
                <c:pt idx="7">
                  <c:v>53439</c:v>
                </c:pt>
                <c:pt idx="8">
                  <c:v>60116</c:v>
                </c:pt>
                <c:pt idx="9">
                  <c:v>66895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48F0-4EFB-86E3-F23EEB66F1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890880"/>
        <c:axId val="142897152"/>
      </c:lineChart>
      <c:catAx>
        <c:axId val="14289088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897152"/>
        <c:crosses val="autoZero"/>
        <c:auto val="1"/>
        <c:lblAlgn val="ctr"/>
        <c:lblOffset val="100"/>
        <c:noMultiLvlLbl val="0"/>
      </c:catAx>
      <c:valAx>
        <c:axId val="142897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8908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969899085627267"/>
          <c:h val="0.145795275001636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seqRestRep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6473889725107429"/>
        </c:manualLayout>
      </c:layout>
      <c:lineChart>
        <c:grouping val="standard"/>
        <c:varyColors val="0"/>
        <c:ser>
          <c:idx val="0"/>
          <c:order val="0"/>
          <c:tx>
            <c:strRef>
              <c:f>'2'!$C$3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'2'!$B$97:$B$106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'2'!$C$97:$C$106</c:f>
              <c:numCache>
                <c:formatCode>General</c:formatCode>
                <c:ptCount val="10"/>
                <c:pt idx="0">
                  <c:v>14440</c:v>
                </c:pt>
                <c:pt idx="1">
                  <c:v>32819</c:v>
                </c:pt>
                <c:pt idx="2">
                  <c:v>46175</c:v>
                </c:pt>
                <c:pt idx="3">
                  <c:v>62059</c:v>
                </c:pt>
                <c:pt idx="4">
                  <c:v>78591</c:v>
                </c:pt>
                <c:pt idx="5">
                  <c:v>94933</c:v>
                </c:pt>
                <c:pt idx="6">
                  <c:v>111668</c:v>
                </c:pt>
                <c:pt idx="7">
                  <c:v>128068</c:v>
                </c:pt>
                <c:pt idx="8">
                  <c:v>145301</c:v>
                </c:pt>
                <c:pt idx="9">
                  <c:v>162401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919-4AAE-BB97-EFCAAE069A5A}"/>
            </c:ext>
          </c:extLst>
        </c:ser>
        <c:ser>
          <c:idx val="1"/>
          <c:order val="1"/>
          <c:tx>
            <c:strRef>
              <c:f>'2'!$D$3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'2'!$B$97:$B$106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'2'!$D$97:$D$106</c:f>
              <c:numCache>
                <c:formatCode>General</c:formatCode>
                <c:ptCount val="10"/>
                <c:pt idx="0">
                  <c:v>7716</c:v>
                </c:pt>
                <c:pt idx="1">
                  <c:v>16245</c:v>
                </c:pt>
                <c:pt idx="2">
                  <c:v>24558</c:v>
                </c:pt>
                <c:pt idx="3">
                  <c:v>33190</c:v>
                </c:pt>
                <c:pt idx="4">
                  <c:v>41979</c:v>
                </c:pt>
                <c:pt idx="5">
                  <c:v>50826</c:v>
                </c:pt>
                <c:pt idx="6">
                  <c:v>59690</c:v>
                </c:pt>
                <c:pt idx="7">
                  <c:v>68092</c:v>
                </c:pt>
                <c:pt idx="8">
                  <c:v>77302</c:v>
                </c:pt>
                <c:pt idx="9">
                  <c:v>86711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919-4AAE-BB97-EFCAAE069A5A}"/>
            </c:ext>
          </c:extLst>
        </c:ser>
        <c:ser>
          <c:idx val="2"/>
          <c:order val="2"/>
          <c:tx>
            <c:strRef>
              <c:f>'2'!$E$3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'2'!$B$97:$B$106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'2'!$E$97:$E$106</c:f>
              <c:numCache>
                <c:formatCode>General</c:formatCode>
                <c:ptCount val="10"/>
                <c:pt idx="0">
                  <c:v>8976</c:v>
                </c:pt>
                <c:pt idx="1">
                  <c:v>18875</c:v>
                </c:pt>
                <c:pt idx="2">
                  <c:v>28541</c:v>
                </c:pt>
                <c:pt idx="3">
                  <c:v>38240</c:v>
                </c:pt>
                <c:pt idx="4">
                  <c:v>48596</c:v>
                </c:pt>
                <c:pt idx="5">
                  <c:v>58455</c:v>
                </c:pt>
                <c:pt idx="6">
                  <c:v>69673</c:v>
                </c:pt>
                <c:pt idx="7">
                  <c:v>79794</c:v>
                </c:pt>
                <c:pt idx="8">
                  <c:v>89316</c:v>
                </c:pt>
                <c:pt idx="9">
                  <c:v>100431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7919-4AAE-BB97-EFCAAE069A5A}"/>
            </c:ext>
          </c:extLst>
        </c:ser>
        <c:ser>
          <c:idx val="3"/>
          <c:order val="3"/>
          <c:tx>
            <c:strRef>
              <c:f>'2'!$F$3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'2'!$B$97:$B$106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'2'!$F$97:$F$106</c:f>
              <c:numCache>
                <c:formatCode>General</c:formatCode>
                <c:ptCount val="10"/>
                <c:pt idx="0">
                  <c:v>5242</c:v>
                </c:pt>
                <c:pt idx="1">
                  <c:v>14698</c:v>
                </c:pt>
                <c:pt idx="2">
                  <c:v>29200</c:v>
                </c:pt>
                <c:pt idx="3">
                  <c:v>38009</c:v>
                </c:pt>
                <c:pt idx="4">
                  <c:v>36945</c:v>
                </c:pt>
                <c:pt idx="5">
                  <c:v>56129</c:v>
                </c:pt>
                <c:pt idx="6">
                  <c:v>60080</c:v>
                </c:pt>
                <c:pt idx="7">
                  <c:v>78986</c:v>
                </c:pt>
                <c:pt idx="8">
                  <c:v>74602</c:v>
                </c:pt>
                <c:pt idx="9">
                  <c:v>109736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7919-4AAE-BB97-EFCAAE069A5A}"/>
            </c:ext>
          </c:extLst>
        </c:ser>
        <c:ser>
          <c:idx val="4"/>
          <c:order val="4"/>
          <c:tx>
            <c:strRef>
              <c:f>'2'!$G$3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'2'!$B$97:$B$106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'2'!$G$97:$G$106</c:f>
              <c:numCache>
                <c:formatCode>General</c:formatCode>
                <c:ptCount val="10"/>
                <c:pt idx="0">
                  <c:v>12556</c:v>
                </c:pt>
                <c:pt idx="1">
                  <c:v>25761</c:v>
                </c:pt>
                <c:pt idx="2">
                  <c:v>37442</c:v>
                </c:pt>
                <c:pt idx="3">
                  <c:v>50016</c:v>
                </c:pt>
                <c:pt idx="4">
                  <c:v>62463</c:v>
                </c:pt>
                <c:pt idx="5">
                  <c:v>74958</c:v>
                </c:pt>
                <c:pt idx="6">
                  <c:v>87446</c:v>
                </c:pt>
                <c:pt idx="7">
                  <c:v>99964</c:v>
                </c:pt>
                <c:pt idx="8">
                  <c:v>112382</c:v>
                </c:pt>
                <c:pt idx="9">
                  <c:v>124994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7919-4AAE-BB97-EFCAAE069A5A}"/>
            </c:ext>
          </c:extLst>
        </c:ser>
        <c:ser>
          <c:idx val="5"/>
          <c:order val="5"/>
          <c:tx>
            <c:strRef>
              <c:f>'2'!$H$3</c:f>
              <c:strCache>
                <c:ptCount val="1"/>
                <c:pt idx="0">
                  <c:v>csSort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'2'!$B$97:$B$106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'2'!$H$97:$H$106</c:f>
              <c:numCache>
                <c:formatCode>General</c:formatCode>
                <c:ptCount val="10"/>
                <c:pt idx="0">
                  <c:v>13824</c:v>
                </c:pt>
                <c:pt idx="1">
                  <c:v>28318</c:v>
                </c:pt>
                <c:pt idx="2">
                  <c:v>41343</c:v>
                </c:pt>
                <c:pt idx="3">
                  <c:v>55109</c:v>
                </c:pt>
                <c:pt idx="4">
                  <c:v>68903</c:v>
                </c:pt>
                <c:pt idx="5">
                  <c:v>82699</c:v>
                </c:pt>
                <c:pt idx="6">
                  <c:v>96665</c:v>
                </c:pt>
                <c:pt idx="7">
                  <c:v>110462</c:v>
                </c:pt>
                <c:pt idx="8">
                  <c:v>123965</c:v>
                </c:pt>
                <c:pt idx="9">
                  <c:v>138358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7919-4AAE-BB97-EFCAAE069A5A}"/>
            </c:ext>
          </c:extLst>
        </c:ser>
        <c:ser>
          <c:idx val="6"/>
          <c:order val="6"/>
          <c:tx>
            <c:strRef>
              <c:f>'2'!$I$3</c:f>
              <c:strCache>
                <c:ptCount val="1"/>
                <c:pt idx="0">
                  <c:v>csSort_P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'2'!$B$97:$B$106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'2'!$I$97:$I$106</c:f>
              <c:numCache>
                <c:formatCode>General</c:formatCode>
                <c:ptCount val="10"/>
                <c:pt idx="0">
                  <c:v>7154</c:v>
                </c:pt>
                <c:pt idx="1">
                  <c:v>14684</c:v>
                </c:pt>
                <c:pt idx="2">
                  <c:v>21438</c:v>
                </c:pt>
                <c:pt idx="3">
                  <c:v>28616</c:v>
                </c:pt>
                <c:pt idx="4">
                  <c:v>35787</c:v>
                </c:pt>
                <c:pt idx="5">
                  <c:v>43019</c:v>
                </c:pt>
                <c:pt idx="6">
                  <c:v>50189</c:v>
                </c:pt>
                <c:pt idx="7">
                  <c:v>57324</c:v>
                </c:pt>
                <c:pt idx="8">
                  <c:v>64323</c:v>
                </c:pt>
                <c:pt idx="9">
                  <c:v>71865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8-7919-4AAE-BB97-EFCAAE069A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082624"/>
        <c:axId val="143084544"/>
      </c:lineChart>
      <c:catAx>
        <c:axId val="14308262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084544"/>
        <c:crosses val="autoZero"/>
        <c:auto val="1"/>
        <c:lblAlgn val="ctr"/>
        <c:lblOffset val="100"/>
        <c:noMultiLvlLbl val="0"/>
      </c:catAx>
      <c:valAx>
        <c:axId val="1430845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08262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630275451867678"/>
          <c:h val="0.145795275001636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unevenSeq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6473889725107429"/>
        </c:manualLayout>
      </c:layout>
      <c:lineChart>
        <c:grouping val="standard"/>
        <c:varyColors val="0"/>
        <c:ser>
          <c:idx val="0"/>
          <c:order val="0"/>
          <c:tx>
            <c:strRef>
              <c:f>'2'!$C$3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'2'!$B$118:$B$127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'2'!$C$118:$C$127</c:f>
              <c:numCache>
                <c:formatCode>General</c:formatCode>
                <c:ptCount val="10"/>
                <c:pt idx="0">
                  <c:v>14482</c:v>
                </c:pt>
                <c:pt idx="1">
                  <c:v>30035</c:v>
                </c:pt>
                <c:pt idx="2">
                  <c:v>46072</c:v>
                </c:pt>
                <c:pt idx="3">
                  <c:v>62149</c:v>
                </c:pt>
                <c:pt idx="4">
                  <c:v>78882</c:v>
                </c:pt>
                <c:pt idx="5">
                  <c:v>95265</c:v>
                </c:pt>
                <c:pt idx="6">
                  <c:v>111979</c:v>
                </c:pt>
                <c:pt idx="7">
                  <c:v>128517</c:v>
                </c:pt>
                <c:pt idx="8">
                  <c:v>145740</c:v>
                </c:pt>
                <c:pt idx="9">
                  <c:v>163068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BC5E-4595-AFE3-3FF27F1115E4}"/>
            </c:ext>
          </c:extLst>
        </c:ser>
        <c:ser>
          <c:idx val="1"/>
          <c:order val="1"/>
          <c:tx>
            <c:strRef>
              <c:f>'2'!$D$3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'2'!$B$118:$B$127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'2'!$D$118:$D$127</c:f>
              <c:numCache>
                <c:formatCode>General</c:formatCode>
                <c:ptCount val="10"/>
                <c:pt idx="0">
                  <c:v>7768</c:v>
                </c:pt>
                <c:pt idx="1">
                  <c:v>16100</c:v>
                </c:pt>
                <c:pt idx="2">
                  <c:v>24752</c:v>
                </c:pt>
                <c:pt idx="3">
                  <c:v>33315</c:v>
                </c:pt>
                <c:pt idx="4">
                  <c:v>42224</c:v>
                </c:pt>
                <c:pt idx="5">
                  <c:v>50972</c:v>
                </c:pt>
                <c:pt idx="6">
                  <c:v>60008</c:v>
                </c:pt>
                <c:pt idx="7">
                  <c:v>68879</c:v>
                </c:pt>
                <c:pt idx="8">
                  <c:v>77833</c:v>
                </c:pt>
                <c:pt idx="9">
                  <c:v>87409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BC5E-4595-AFE3-3FF27F1115E4}"/>
            </c:ext>
          </c:extLst>
        </c:ser>
        <c:ser>
          <c:idx val="2"/>
          <c:order val="2"/>
          <c:tx>
            <c:strRef>
              <c:f>'2'!$E$3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'2'!$B$118:$B$127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'2'!$E$118:$E$127</c:f>
              <c:numCache>
                <c:formatCode>General</c:formatCode>
                <c:ptCount val="10"/>
                <c:pt idx="0">
                  <c:v>8914</c:v>
                </c:pt>
                <c:pt idx="1">
                  <c:v>18480</c:v>
                </c:pt>
                <c:pt idx="2">
                  <c:v>28229</c:v>
                </c:pt>
                <c:pt idx="3">
                  <c:v>38191</c:v>
                </c:pt>
                <c:pt idx="4">
                  <c:v>48339</c:v>
                </c:pt>
                <c:pt idx="5">
                  <c:v>58674</c:v>
                </c:pt>
                <c:pt idx="6">
                  <c:v>69434</c:v>
                </c:pt>
                <c:pt idx="7">
                  <c:v>78908</c:v>
                </c:pt>
                <c:pt idx="8">
                  <c:v>89722</c:v>
                </c:pt>
                <c:pt idx="9">
                  <c:v>100242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BC5E-4595-AFE3-3FF27F1115E4}"/>
            </c:ext>
          </c:extLst>
        </c:ser>
        <c:ser>
          <c:idx val="3"/>
          <c:order val="3"/>
          <c:tx>
            <c:strRef>
              <c:f>'2'!$F$3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'2'!$B$118:$B$127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'2'!$F$118:$F$127</c:f>
              <c:numCache>
                <c:formatCode>General</c:formatCode>
                <c:ptCount val="10"/>
                <c:pt idx="0">
                  <c:v>6872</c:v>
                </c:pt>
                <c:pt idx="1">
                  <c:v>12713</c:v>
                </c:pt>
                <c:pt idx="2">
                  <c:v>27012</c:v>
                </c:pt>
                <c:pt idx="3">
                  <c:v>31388</c:v>
                </c:pt>
                <c:pt idx="4">
                  <c:v>42557</c:v>
                </c:pt>
                <c:pt idx="5">
                  <c:v>48200</c:v>
                </c:pt>
                <c:pt idx="6">
                  <c:v>46886</c:v>
                </c:pt>
                <c:pt idx="7">
                  <c:v>67613</c:v>
                </c:pt>
                <c:pt idx="8">
                  <c:v>71065</c:v>
                </c:pt>
                <c:pt idx="9">
                  <c:v>63608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BC5E-4595-AFE3-3FF27F1115E4}"/>
            </c:ext>
          </c:extLst>
        </c:ser>
        <c:ser>
          <c:idx val="4"/>
          <c:order val="4"/>
          <c:tx>
            <c:strRef>
              <c:f>'2'!$G$3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'2'!$B$118:$B$127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'2'!$G$118:$G$127</c:f>
              <c:numCache>
                <c:formatCode>General</c:formatCode>
                <c:ptCount val="10"/>
                <c:pt idx="0">
                  <c:v>12432</c:v>
                </c:pt>
                <c:pt idx="1">
                  <c:v>24896</c:v>
                </c:pt>
                <c:pt idx="2">
                  <c:v>37360</c:v>
                </c:pt>
                <c:pt idx="3">
                  <c:v>49834</c:v>
                </c:pt>
                <c:pt idx="4">
                  <c:v>62494</c:v>
                </c:pt>
                <c:pt idx="5">
                  <c:v>74797</c:v>
                </c:pt>
                <c:pt idx="6">
                  <c:v>87269</c:v>
                </c:pt>
                <c:pt idx="7">
                  <c:v>99871</c:v>
                </c:pt>
                <c:pt idx="8">
                  <c:v>112318</c:v>
                </c:pt>
                <c:pt idx="9">
                  <c:v>124876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BC5E-4595-AFE3-3FF27F1115E4}"/>
            </c:ext>
          </c:extLst>
        </c:ser>
        <c:ser>
          <c:idx val="5"/>
          <c:order val="5"/>
          <c:tx>
            <c:strRef>
              <c:f>'2'!$H$3</c:f>
              <c:strCache>
                <c:ptCount val="1"/>
                <c:pt idx="0">
                  <c:v>csSort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'2'!$B$118:$B$127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'2'!$H$118:$H$127</c:f>
              <c:numCache>
                <c:formatCode>General</c:formatCode>
                <c:ptCount val="10"/>
                <c:pt idx="0">
                  <c:v>12504</c:v>
                </c:pt>
                <c:pt idx="1">
                  <c:v>25526</c:v>
                </c:pt>
                <c:pt idx="2">
                  <c:v>38628</c:v>
                </c:pt>
                <c:pt idx="3">
                  <c:v>51939</c:v>
                </c:pt>
                <c:pt idx="4">
                  <c:v>65430</c:v>
                </c:pt>
                <c:pt idx="5">
                  <c:v>78643</c:v>
                </c:pt>
                <c:pt idx="6">
                  <c:v>92361</c:v>
                </c:pt>
                <c:pt idx="7">
                  <c:v>105997</c:v>
                </c:pt>
                <c:pt idx="8">
                  <c:v>119640</c:v>
                </c:pt>
                <c:pt idx="9">
                  <c:v>133487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BC5E-4595-AFE3-3FF27F1115E4}"/>
            </c:ext>
          </c:extLst>
        </c:ser>
        <c:ser>
          <c:idx val="6"/>
          <c:order val="6"/>
          <c:tx>
            <c:strRef>
              <c:f>'2'!$I$3</c:f>
              <c:strCache>
                <c:ptCount val="1"/>
                <c:pt idx="0">
                  <c:v>csSort_P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'2'!$B$118:$B$127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'2'!$I$118:$I$127</c:f>
              <c:numCache>
                <c:formatCode>General</c:formatCode>
                <c:ptCount val="10"/>
                <c:pt idx="0">
                  <c:v>9205</c:v>
                </c:pt>
                <c:pt idx="1">
                  <c:v>18572</c:v>
                </c:pt>
                <c:pt idx="2">
                  <c:v>27814</c:v>
                </c:pt>
                <c:pt idx="3">
                  <c:v>36953</c:v>
                </c:pt>
                <c:pt idx="4">
                  <c:v>46042</c:v>
                </c:pt>
                <c:pt idx="5">
                  <c:v>54987</c:v>
                </c:pt>
                <c:pt idx="6">
                  <c:v>63983</c:v>
                </c:pt>
                <c:pt idx="7">
                  <c:v>72599</c:v>
                </c:pt>
                <c:pt idx="8">
                  <c:v>80702</c:v>
                </c:pt>
                <c:pt idx="9">
                  <c:v>90189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BC5E-4595-AFE3-3FF27F1115E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216640"/>
        <c:axId val="143218560"/>
      </c:lineChart>
      <c:catAx>
        <c:axId val="14321664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218560"/>
        <c:crosses val="autoZero"/>
        <c:auto val="1"/>
        <c:lblAlgn val="ctr"/>
        <c:lblOffset val="100"/>
        <c:noMultiLvlLbl val="0"/>
      </c:catAx>
      <c:valAx>
        <c:axId val="1432185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216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863801177300637"/>
          <c:h val="0.145795275001636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unevenSorted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459968706420749"/>
          <c:y val="0.11722481120438166"/>
          <c:w val="0.85622524380528653"/>
          <c:h val="0.57265440697562076"/>
        </c:manualLayout>
      </c:layout>
      <c:lineChart>
        <c:grouping val="standard"/>
        <c:varyColors val="0"/>
        <c:ser>
          <c:idx val="0"/>
          <c:order val="0"/>
          <c:tx>
            <c:strRef>
              <c:f>'2'!$C$3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'2'!$B$139:$B$148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'2'!$C$139:$C$148</c:f>
              <c:numCache>
                <c:formatCode>General</c:formatCode>
                <c:ptCount val="10"/>
                <c:pt idx="0">
                  <c:v>11102</c:v>
                </c:pt>
                <c:pt idx="1">
                  <c:v>21346</c:v>
                </c:pt>
                <c:pt idx="2">
                  <c:v>35211</c:v>
                </c:pt>
                <c:pt idx="3">
                  <c:v>53611</c:v>
                </c:pt>
                <c:pt idx="4">
                  <c:v>58789</c:v>
                </c:pt>
                <c:pt idx="5">
                  <c:v>65001</c:v>
                </c:pt>
                <c:pt idx="6">
                  <c:v>70132</c:v>
                </c:pt>
                <c:pt idx="7">
                  <c:v>98149</c:v>
                </c:pt>
                <c:pt idx="8">
                  <c:v>97391</c:v>
                </c:pt>
                <c:pt idx="9">
                  <c:v>118588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CD9A-4F02-B5B3-BBDE4DA93F2D}"/>
            </c:ext>
          </c:extLst>
        </c:ser>
        <c:ser>
          <c:idx val="1"/>
          <c:order val="1"/>
          <c:tx>
            <c:strRef>
              <c:f>'2'!$D$3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'2'!$B$139:$B$148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'2'!$D$139:$D$148</c:f>
              <c:numCache>
                <c:formatCode>General</c:formatCode>
                <c:ptCount val="10"/>
                <c:pt idx="0">
                  <c:v>6377</c:v>
                </c:pt>
                <c:pt idx="1">
                  <c:v>13125</c:v>
                </c:pt>
                <c:pt idx="2">
                  <c:v>19518</c:v>
                </c:pt>
                <c:pt idx="3">
                  <c:v>31278</c:v>
                </c:pt>
                <c:pt idx="4">
                  <c:v>33968</c:v>
                </c:pt>
                <c:pt idx="5">
                  <c:v>37774</c:v>
                </c:pt>
                <c:pt idx="6">
                  <c:v>44422</c:v>
                </c:pt>
                <c:pt idx="7">
                  <c:v>55620</c:v>
                </c:pt>
                <c:pt idx="8">
                  <c:v>58410</c:v>
                </c:pt>
                <c:pt idx="9">
                  <c:v>67079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CD9A-4F02-B5B3-BBDE4DA93F2D}"/>
            </c:ext>
          </c:extLst>
        </c:ser>
        <c:ser>
          <c:idx val="2"/>
          <c:order val="2"/>
          <c:tx>
            <c:strRef>
              <c:f>'2'!$E$3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'2'!$B$139:$B$148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'2'!$E$139:$E$148</c:f>
              <c:numCache>
                <c:formatCode>General</c:formatCode>
                <c:ptCount val="10"/>
                <c:pt idx="0">
                  <c:v>8146</c:v>
                </c:pt>
                <c:pt idx="1">
                  <c:v>16373</c:v>
                </c:pt>
                <c:pt idx="2">
                  <c:v>25607</c:v>
                </c:pt>
                <c:pt idx="3">
                  <c:v>36584</c:v>
                </c:pt>
                <c:pt idx="4">
                  <c:v>43690</c:v>
                </c:pt>
                <c:pt idx="5">
                  <c:v>50281</c:v>
                </c:pt>
                <c:pt idx="6">
                  <c:v>57098</c:v>
                </c:pt>
                <c:pt idx="7">
                  <c:v>72603</c:v>
                </c:pt>
                <c:pt idx="8">
                  <c:v>76525</c:v>
                </c:pt>
                <c:pt idx="9">
                  <c:v>89615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CD9A-4F02-B5B3-BBDE4DA93F2D}"/>
            </c:ext>
          </c:extLst>
        </c:ser>
        <c:ser>
          <c:idx val="3"/>
          <c:order val="3"/>
          <c:tx>
            <c:strRef>
              <c:f>'2'!$F$3</c:f>
              <c:strCache>
                <c:ptCount val="1"/>
                <c:pt idx="0">
                  <c:v>quick_sort_p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'2'!$B$139:$B$148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'2'!$F$139:$F$148</c:f>
              <c:numCache>
                <c:formatCode>General</c:formatCode>
                <c:ptCount val="10"/>
                <c:pt idx="0">
                  <c:v>7750</c:v>
                </c:pt>
                <c:pt idx="1">
                  <c:v>15172</c:v>
                </c:pt>
                <c:pt idx="2">
                  <c:v>17664</c:v>
                </c:pt>
                <c:pt idx="3">
                  <c:v>40404</c:v>
                </c:pt>
                <c:pt idx="4">
                  <c:v>42258</c:v>
                </c:pt>
                <c:pt idx="5">
                  <c:v>50573</c:v>
                </c:pt>
                <c:pt idx="6">
                  <c:v>58057</c:v>
                </c:pt>
                <c:pt idx="7">
                  <c:v>49115</c:v>
                </c:pt>
                <c:pt idx="8">
                  <c:v>58922</c:v>
                </c:pt>
                <c:pt idx="9">
                  <c:v>62812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CD9A-4F02-B5B3-BBDE4DA93F2D}"/>
            </c:ext>
          </c:extLst>
        </c:ser>
        <c:ser>
          <c:idx val="4"/>
          <c:order val="4"/>
          <c:tx>
            <c:strRef>
              <c:f>'2'!$G$3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'2'!$B$139:$B$148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'2'!$G$139:$G$148</c:f>
              <c:numCache>
                <c:formatCode>General</c:formatCode>
                <c:ptCount val="10"/>
                <c:pt idx="0">
                  <c:v>12421</c:v>
                </c:pt>
                <c:pt idx="1">
                  <c:v>24915</c:v>
                </c:pt>
                <c:pt idx="2">
                  <c:v>37357</c:v>
                </c:pt>
                <c:pt idx="3">
                  <c:v>49920</c:v>
                </c:pt>
                <c:pt idx="4">
                  <c:v>62342</c:v>
                </c:pt>
                <c:pt idx="5">
                  <c:v>74812</c:v>
                </c:pt>
                <c:pt idx="6">
                  <c:v>87300</c:v>
                </c:pt>
                <c:pt idx="7">
                  <c:v>99850</c:v>
                </c:pt>
                <c:pt idx="8">
                  <c:v>112246</c:v>
                </c:pt>
                <c:pt idx="9">
                  <c:v>124930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CD9A-4F02-B5B3-BBDE4DA93F2D}"/>
            </c:ext>
          </c:extLst>
        </c:ser>
        <c:ser>
          <c:idx val="5"/>
          <c:order val="5"/>
          <c:tx>
            <c:strRef>
              <c:f>'2'!$H$3</c:f>
              <c:strCache>
                <c:ptCount val="1"/>
                <c:pt idx="0">
                  <c:v>csSort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'2'!$B$139:$B$148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'2'!$H$139:$H$148</c:f>
              <c:numCache>
                <c:formatCode>General</c:formatCode>
                <c:ptCount val="10"/>
                <c:pt idx="0">
                  <c:v>11374</c:v>
                </c:pt>
                <c:pt idx="1">
                  <c:v>22073</c:v>
                </c:pt>
                <c:pt idx="2">
                  <c:v>34740</c:v>
                </c:pt>
                <c:pt idx="3">
                  <c:v>48996</c:v>
                </c:pt>
                <c:pt idx="4">
                  <c:v>57903</c:v>
                </c:pt>
                <c:pt idx="5">
                  <c:v>66657</c:v>
                </c:pt>
                <c:pt idx="6">
                  <c:v>74170</c:v>
                </c:pt>
                <c:pt idx="7">
                  <c:v>94358</c:v>
                </c:pt>
                <c:pt idx="8">
                  <c:v>99375</c:v>
                </c:pt>
                <c:pt idx="9">
                  <c:v>116132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6-CD9A-4F02-B5B3-BBDE4DA93F2D}"/>
            </c:ext>
          </c:extLst>
        </c:ser>
        <c:ser>
          <c:idx val="6"/>
          <c:order val="6"/>
          <c:tx>
            <c:strRef>
              <c:f>'2'!$I$3</c:f>
              <c:strCache>
                <c:ptCount val="1"/>
                <c:pt idx="0">
                  <c:v>csSort_P</c:v>
                </c:pt>
              </c:strCache>
            </c:strRef>
          </c:tx>
          <c:spPr>
            <a:ln w="28575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none"/>
          </c:marker>
          <c:cat>
            <c:numRef>
              <c:f>'2'!$B$139:$B$148</c:f>
              <c:numCache>
                <c:formatCode>0.00E+00</c:formatCode>
                <c:ptCount val="10"/>
                <c:pt idx="0">
                  <c:v>100000000</c:v>
                </c:pt>
                <c:pt idx="1">
                  <c:v>200000000</c:v>
                </c:pt>
                <c:pt idx="2">
                  <c:v>300000000</c:v>
                </c:pt>
                <c:pt idx="3">
                  <c:v>400000000</c:v>
                </c:pt>
                <c:pt idx="4">
                  <c:v>500000000</c:v>
                </c:pt>
                <c:pt idx="5">
                  <c:v>600000000</c:v>
                </c:pt>
                <c:pt idx="6">
                  <c:v>700000000</c:v>
                </c:pt>
                <c:pt idx="7">
                  <c:v>800000000</c:v>
                </c:pt>
                <c:pt idx="8">
                  <c:v>900000000</c:v>
                </c:pt>
                <c:pt idx="9">
                  <c:v>1000000000</c:v>
                </c:pt>
              </c:numCache>
            </c:numRef>
          </c:cat>
          <c:val>
            <c:numRef>
              <c:f>'2'!$I$139:$I$148</c:f>
              <c:numCache>
                <c:formatCode>General</c:formatCode>
                <c:ptCount val="10"/>
                <c:pt idx="0">
                  <c:v>8375</c:v>
                </c:pt>
                <c:pt idx="1">
                  <c:v>15973</c:v>
                </c:pt>
                <c:pt idx="2">
                  <c:v>25002</c:v>
                </c:pt>
                <c:pt idx="3">
                  <c:v>34754</c:v>
                </c:pt>
                <c:pt idx="4">
                  <c:v>40740</c:v>
                </c:pt>
                <c:pt idx="5">
                  <c:v>46558</c:v>
                </c:pt>
                <c:pt idx="6">
                  <c:v>50938</c:v>
                </c:pt>
                <c:pt idx="7">
                  <c:v>64613</c:v>
                </c:pt>
                <c:pt idx="8">
                  <c:v>66637</c:v>
                </c:pt>
                <c:pt idx="9">
                  <c:v>77980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7-CD9A-4F02-B5B3-BBDE4DA93F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2944896"/>
        <c:axId val="142963456"/>
      </c:lineChart>
      <c:catAx>
        <c:axId val="1429448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 элементов</a:t>
                </a:r>
              </a:p>
            </c:rich>
          </c:tx>
          <c:layout>
            <c:manualLayout>
              <c:xMode val="edge"/>
              <c:yMode val="edge"/>
              <c:x val="0.4293678235856272"/>
              <c:y val="0.78190994393699997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963456"/>
        <c:crosses val="autoZero"/>
        <c:auto val="0"/>
        <c:lblAlgn val="ctr"/>
        <c:lblOffset val="100"/>
        <c:noMultiLvlLbl val="0"/>
      </c:catAx>
      <c:valAx>
        <c:axId val="1429634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2944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3.009303797367713E-4"/>
          <c:y val="0.85420472499836408"/>
          <c:w val="0.99969899085627267"/>
          <c:h val="0.1457952750016360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Разрядность</a:t>
            </a:r>
            <a:r>
              <a:rPr lang="ru-RU" baseline="0"/>
              <a:t> чисел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2637982577614293"/>
          <c:y val="0.11212410314856683"/>
          <c:w val="0.80085529239430842"/>
          <c:h val="0.65992959915602778"/>
        </c:manualLayout>
      </c:layout>
      <c:lineChart>
        <c:grouping val="standard"/>
        <c:varyColors val="0"/>
        <c:ser>
          <c:idx val="0"/>
          <c:order val="0"/>
          <c:tx>
            <c:strRef>
              <c:f>'2'!$U$3</c:f>
              <c:strCache>
                <c:ptCount val="1"/>
                <c:pt idx="0">
                  <c:v>merge_sort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'2'!$T$4:$T$12</c:f>
              <c:numCache>
                <c:formatCode>0.00E+00</c:formatCode>
                <c:ptCount val="9"/>
                <c:pt idx="0">
                  <c:v>1000000000</c:v>
                </c:pt>
                <c:pt idx="1">
                  <c:v>100000000</c:v>
                </c:pt>
                <c:pt idx="2">
                  <c:v>10000000</c:v>
                </c:pt>
                <c:pt idx="3">
                  <c:v>1000000</c:v>
                </c:pt>
                <c:pt idx="4">
                  <c:v>100000</c:v>
                </c:pt>
                <c:pt idx="5">
                  <c:v>10000</c:v>
                </c:pt>
                <c:pt idx="6">
                  <c:v>1000</c:v>
                </c:pt>
                <c:pt idx="7">
                  <c:v>100</c:v>
                </c:pt>
                <c:pt idx="8">
                  <c:v>10</c:v>
                </c:pt>
              </c:numCache>
            </c:numRef>
          </c:cat>
          <c:val>
            <c:numRef>
              <c:f>'2'!$U$4:$U$12</c:f>
              <c:numCache>
                <c:formatCode>General</c:formatCode>
                <c:ptCount val="9"/>
                <c:pt idx="0">
                  <c:v>225</c:v>
                </c:pt>
                <c:pt idx="1">
                  <c:v>226</c:v>
                </c:pt>
                <c:pt idx="2">
                  <c:v>224</c:v>
                </c:pt>
                <c:pt idx="3">
                  <c:v>226</c:v>
                </c:pt>
                <c:pt idx="4">
                  <c:v>221</c:v>
                </c:pt>
                <c:pt idx="5">
                  <c:v>207</c:v>
                </c:pt>
                <c:pt idx="6">
                  <c:v>190</c:v>
                </c:pt>
                <c:pt idx="7">
                  <c:v>174</c:v>
                </c:pt>
                <c:pt idx="8">
                  <c:v>157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2C34-44EE-897C-4D708AB1BF28}"/>
            </c:ext>
          </c:extLst>
        </c:ser>
        <c:ser>
          <c:idx val="1"/>
          <c:order val="1"/>
          <c:tx>
            <c:strRef>
              <c:f>'2'!$V$3</c:f>
              <c:strCache>
                <c:ptCount val="1"/>
                <c:pt idx="0">
                  <c:v>merge_sort_p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'2'!$T$4:$T$12</c:f>
              <c:numCache>
                <c:formatCode>0.00E+00</c:formatCode>
                <c:ptCount val="9"/>
                <c:pt idx="0">
                  <c:v>1000000000</c:v>
                </c:pt>
                <c:pt idx="1">
                  <c:v>100000000</c:v>
                </c:pt>
                <c:pt idx="2">
                  <c:v>10000000</c:v>
                </c:pt>
                <c:pt idx="3">
                  <c:v>1000000</c:v>
                </c:pt>
                <c:pt idx="4">
                  <c:v>100000</c:v>
                </c:pt>
                <c:pt idx="5">
                  <c:v>10000</c:v>
                </c:pt>
                <c:pt idx="6">
                  <c:v>1000</c:v>
                </c:pt>
                <c:pt idx="7">
                  <c:v>100</c:v>
                </c:pt>
                <c:pt idx="8">
                  <c:v>10</c:v>
                </c:pt>
              </c:numCache>
            </c:numRef>
          </c:cat>
          <c:val>
            <c:numRef>
              <c:f>'2'!$V$4:$V$12</c:f>
              <c:numCache>
                <c:formatCode>General</c:formatCode>
                <c:ptCount val="9"/>
                <c:pt idx="0">
                  <c:v>120</c:v>
                </c:pt>
                <c:pt idx="1">
                  <c:v>120</c:v>
                </c:pt>
                <c:pt idx="2">
                  <c:v>120</c:v>
                </c:pt>
                <c:pt idx="3">
                  <c:v>120</c:v>
                </c:pt>
                <c:pt idx="4">
                  <c:v>116</c:v>
                </c:pt>
                <c:pt idx="5">
                  <c:v>115</c:v>
                </c:pt>
                <c:pt idx="6">
                  <c:v>100</c:v>
                </c:pt>
                <c:pt idx="7">
                  <c:v>92</c:v>
                </c:pt>
                <c:pt idx="8">
                  <c:v>83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2C34-44EE-897C-4D708AB1BF28}"/>
            </c:ext>
          </c:extLst>
        </c:ser>
        <c:ser>
          <c:idx val="2"/>
          <c:order val="2"/>
          <c:tx>
            <c:strRef>
              <c:f>'2'!$W$3</c:f>
              <c:strCache>
                <c:ptCount val="1"/>
                <c:pt idx="0">
                  <c:v>std::sort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'2'!$T$4:$T$12</c:f>
              <c:numCache>
                <c:formatCode>0.00E+00</c:formatCode>
                <c:ptCount val="9"/>
                <c:pt idx="0">
                  <c:v>1000000000</c:v>
                </c:pt>
                <c:pt idx="1">
                  <c:v>100000000</c:v>
                </c:pt>
                <c:pt idx="2">
                  <c:v>10000000</c:v>
                </c:pt>
                <c:pt idx="3">
                  <c:v>1000000</c:v>
                </c:pt>
                <c:pt idx="4">
                  <c:v>100000</c:v>
                </c:pt>
                <c:pt idx="5">
                  <c:v>10000</c:v>
                </c:pt>
                <c:pt idx="6">
                  <c:v>1000</c:v>
                </c:pt>
                <c:pt idx="7">
                  <c:v>100</c:v>
                </c:pt>
                <c:pt idx="8">
                  <c:v>10</c:v>
                </c:pt>
              </c:numCache>
            </c:numRef>
          </c:cat>
          <c:val>
            <c:numRef>
              <c:f>'2'!$W$4:$W$12</c:f>
              <c:numCache>
                <c:formatCode>General</c:formatCode>
                <c:ptCount val="9"/>
                <c:pt idx="0">
                  <c:v>361</c:v>
                </c:pt>
                <c:pt idx="1">
                  <c:v>356</c:v>
                </c:pt>
                <c:pt idx="2">
                  <c:v>354</c:v>
                </c:pt>
                <c:pt idx="3">
                  <c:v>355</c:v>
                </c:pt>
                <c:pt idx="4">
                  <c:v>337</c:v>
                </c:pt>
                <c:pt idx="5">
                  <c:v>309</c:v>
                </c:pt>
                <c:pt idx="6">
                  <c:v>298</c:v>
                </c:pt>
                <c:pt idx="7">
                  <c:v>291</c:v>
                </c:pt>
                <c:pt idx="8">
                  <c:v>283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2C34-44EE-897C-4D708AB1BF28}"/>
            </c:ext>
          </c:extLst>
        </c:ser>
        <c:ser>
          <c:idx val="3"/>
          <c:order val="3"/>
          <c:tx>
            <c:strRef>
              <c:f>'2'!$X$3</c:f>
              <c:strCache>
                <c:ptCount val="1"/>
                <c:pt idx="0">
                  <c:v>radix_sort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'2'!$T$4:$T$12</c:f>
              <c:numCache>
                <c:formatCode>0.00E+00</c:formatCode>
                <c:ptCount val="9"/>
                <c:pt idx="0">
                  <c:v>1000000000</c:v>
                </c:pt>
                <c:pt idx="1">
                  <c:v>100000000</c:v>
                </c:pt>
                <c:pt idx="2">
                  <c:v>10000000</c:v>
                </c:pt>
                <c:pt idx="3">
                  <c:v>1000000</c:v>
                </c:pt>
                <c:pt idx="4">
                  <c:v>100000</c:v>
                </c:pt>
                <c:pt idx="5">
                  <c:v>10000</c:v>
                </c:pt>
                <c:pt idx="6">
                  <c:v>1000</c:v>
                </c:pt>
                <c:pt idx="7">
                  <c:v>100</c:v>
                </c:pt>
                <c:pt idx="8">
                  <c:v>10</c:v>
                </c:pt>
              </c:numCache>
            </c:numRef>
          </c:cat>
          <c:val>
            <c:numRef>
              <c:f>'2'!$X$4:$X$12</c:f>
              <c:numCache>
                <c:formatCode>General</c:formatCode>
                <c:ptCount val="9"/>
                <c:pt idx="0">
                  <c:v>213</c:v>
                </c:pt>
                <c:pt idx="1">
                  <c:v>188</c:v>
                </c:pt>
                <c:pt idx="2">
                  <c:v>165</c:v>
                </c:pt>
                <c:pt idx="3">
                  <c:v>164</c:v>
                </c:pt>
                <c:pt idx="4">
                  <c:v>140</c:v>
                </c:pt>
                <c:pt idx="5">
                  <c:v>117</c:v>
                </c:pt>
                <c:pt idx="6">
                  <c:v>94</c:v>
                </c:pt>
                <c:pt idx="7">
                  <c:v>71</c:v>
                </c:pt>
                <c:pt idx="8">
                  <c:v>48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3-2C34-44EE-897C-4D708AB1BF28}"/>
            </c:ext>
          </c:extLst>
        </c:ser>
        <c:ser>
          <c:idx val="4"/>
          <c:order val="4"/>
          <c:tx>
            <c:strRef>
              <c:f>'2'!$Y$3</c:f>
              <c:strCache>
                <c:ptCount val="1"/>
                <c:pt idx="0">
                  <c:v>csSort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'2'!$T$4:$T$12</c:f>
              <c:numCache>
                <c:formatCode>0.00E+00</c:formatCode>
                <c:ptCount val="9"/>
                <c:pt idx="0">
                  <c:v>1000000000</c:v>
                </c:pt>
                <c:pt idx="1">
                  <c:v>100000000</c:v>
                </c:pt>
                <c:pt idx="2">
                  <c:v>10000000</c:v>
                </c:pt>
                <c:pt idx="3">
                  <c:v>1000000</c:v>
                </c:pt>
                <c:pt idx="4">
                  <c:v>100000</c:v>
                </c:pt>
                <c:pt idx="5">
                  <c:v>10000</c:v>
                </c:pt>
                <c:pt idx="6">
                  <c:v>1000</c:v>
                </c:pt>
                <c:pt idx="7">
                  <c:v>100</c:v>
                </c:pt>
                <c:pt idx="8">
                  <c:v>10</c:v>
                </c:pt>
              </c:numCache>
            </c:numRef>
          </c:cat>
          <c:val>
            <c:numRef>
              <c:f>'2'!$Y$4:$Y$12</c:f>
              <c:numCache>
                <c:formatCode>General</c:formatCode>
                <c:ptCount val="9"/>
                <c:pt idx="0">
                  <c:v>185</c:v>
                </c:pt>
                <c:pt idx="1">
                  <c:v>185</c:v>
                </c:pt>
                <c:pt idx="2">
                  <c:v>184</c:v>
                </c:pt>
                <c:pt idx="3">
                  <c:v>166</c:v>
                </c:pt>
                <c:pt idx="4">
                  <c:v>126</c:v>
                </c:pt>
                <c:pt idx="5">
                  <c:v>100</c:v>
                </c:pt>
                <c:pt idx="6">
                  <c:v>74</c:v>
                </c:pt>
                <c:pt idx="7">
                  <c:v>50</c:v>
                </c:pt>
                <c:pt idx="8">
                  <c:v>28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4-2C34-44EE-897C-4D708AB1BF28}"/>
            </c:ext>
          </c:extLst>
        </c:ser>
        <c:ser>
          <c:idx val="5"/>
          <c:order val="5"/>
          <c:tx>
            <c:strRef>
              <c:f>'2'!$Z$3</c:f>
              <c:strCache>
                <c:ptCount val="1"/>
                <c:pt idx="0">
                  <c:v>csSort_P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'2'!$T$4:$T$12</c:f>
              <c:numCache>
                <c:formatCode>0.00E+00</c:formatCode>
                <c:ptCount val="9"/>
                <c:pt idx="0">
                  <c:v>1000000000</c:v>
                </c:pt>
                <c:pt idx="1">
                  <c:v>100000000</c:v>
                </c:pt>
                <c:pt idx="2">
                  <c:v>10000000</c:v>
                </c:pt>
                <c:pt idx="3">
                  <c:v>1000000</c:v>
                </c:pt>
                <c:pt idx="4">
                  <c:v>100000</c:v>
                </c:pt>
                <c:pt idx="5">
                  <c:v>10000</c:v>
                </c:pt>
                <c:pt idx="6">
                  <c:v>1000</c:v>
                </c:pt>
                <c:pt idx="7">
                  <c:v>100</c:v>
                </c:pt>
                <c:pt idx="8">
                  <c:v>10</c:v>
                </c:pt>
              </c:numCache>
            </c:numRef>
          </c:cat>
          <c:val>
            <c:numRef>
              <c:f>'2'!$Z$4:$Z$12</c:f>
              <c:numCache>
                <c:formatCode>General</c:formatCode>
                <c:ptCount val="9"/>
                <c:pt idx="0">
                  <c:v>98</c:v>
                </c:pt>
                <c:pt idx="1">
                  <c:v>98</c:v>
                </c:pt>
                <c:pt idx="2">
                  <c:v>97</c:v>
                </c:pt>
                <c:pt idx="3">
                  <c:v>89</c:v>
                </c:pt>
                <c:pt idx="4">
                  <c:v>68</c:v>
                </c:pt>
                <c:pt idx="5">
                  <c:v>55</c:v>
                </c:pt>
                <c:pt idx="6">
                  <c:v>42</c:v>
                </c:pt>
                <c:pt idx="7">
                  <c:v>30</c:v>
                </c:pt>
                <c:pt idx="8">
                  <c:v>20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5-2C34-44EE-897C-4D708AB1BF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278080"/>
        <c:axId val="143280000"/>
      </c:lineChart>
      <c:catAx>
        <c:axId val="143278080"/>
        <c:scaling>
          <c:orientation val="minMax"/>
        </c:scaling>
        <c:delete val="0"/>
        <c:axPos val="b"/>
        <c:title>
          <c:layout/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E+0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280000"/>
        <c:crosses val="autoZero"/>
        <c:auto val="1"/>
        <c:lblAlgn val="ctr"/>
        <c:lblOffset val="100"/>
        <c:noMultiLvlLbl val="0"/>
      </c:catAx>
      <c:valAx>
        <c:axId val="1432800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layout/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278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4.8134957960696088E-3"/>
          <c:y val="0.86705485200731436"/>
          <c:w val="0.98248097221530273"/>
          <c:h val="0.1307480970396702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pipeOrgan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353617074995083"/>
          <c:y val="9.4565657758304653E-2"/>
          <c:w val="0.7764638292500492"/>
          <c:h val="0.71202131843611294"/>
        </c:manualLayout>
      </c:layout>
      <c:lineChart>
        <c:grouping val="standard"/>
        <c:varyColors val="0"/>
        <c:ser>
          <c:idx val="0"/>
          <c:order val="0"/>
          <c:tx>
            <c:strRef>
              <c:f>Лист2!$M$22</c:f>
              <c:strCache>
                <c:ptCount val="1"/>
                <c:pt idx="0">
                  <c:v>std::nth_element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Лист2!$L$23:$L$32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Лист2!$M$23:$M$32</c:f>
              <c:numCache>
                <c:formatCode>0</c:formatCode>
                <c:ptCount val="10"/>
                <c:pt idx="0">
                  <c:v>83</c:v>
                </c:pt>
                <c:pt idx="1">
                  <c:v>174</c:v>
                </c:pt>
                <c:pt idx="2">
                  <c:v>290</c:v>
                </c:pt>
                <c:pt idx="3">
                  <c:v>364</c:v>
                </c:pt>
                <c:pt idx="4">
                  <c:v>491</c:v>
                </c:pt>
                <c:pt idx="5">
                  <c:v>603</c:v>
                </c:pt>
                <c:pt idx="6">
                  <c:v>626</c:v>
                </c:pt>
                <c:pt idx="7">
                  <c:v>761</c:v>
                </c:pt>
                <c:pt idx="8">
                  <c:v>867</c:v>
                </c:pt>
                <c:pt idx="9">
                  <c:v>1024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4247-4198-8CAD-447ECA44456D}"/>
            </c:ext>
          </c:extLst>
        </c:ser>
        <c:ser>
          <c:idx val="1"/>
          <c:order val="1"/>
          <c:tx>
            <c:strRef>
              <c:f>Лист2!$N$22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Лист2!$L$23:$L$32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Лист2!$N$23:$N$32</c:f>
              <c:numCache>
                <c:formatCode>0</c:formatCode>
                <c:ptCount val="10"/>
                <c:pt idx="0">
                  <c:v>13</c:v>
                </c:pt>
                <c:pt idx="1">
                  <c:v>27</c:v>
                </c:pt>
                <c:pt idx="2">
                  <c:v>40</c:v>
                </c:pt>
                <c:pt idx="3">
                  <c:v>54</c:v>
                </c:pt>
                <c:pt idx="4">
                  <c:v>68</c:v>
                </c:pt>
                <c:pt idx="5">
                  <c:v>81</c:v>
                </c:pt>
                <c:pt idx="6">
                  <c:v>95</c:v>
                </c:pt>
                <c:pt idx="7">
                  <c:v>109</c:v>
                </c:pt>
                <c:pt idx="8">
                  <c:v>122</c:v>
                </c:pt>
                <c:pt idx="9">
                  <c:v>136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4247-4198-8CAD-447ECA44456D}"/>
            </c:ext>
          </c:extLst>
        </c:ser>
        <c:ser>
          <c:idx val="2"/>
          <c:order val="2"/>
          <c:tx>
            <c:strRef>
              <c:f>Лист2!$O$22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Лист2!$L$23:$L$32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Лист2!$O$23:$O$32</c:f>
              <c:numCache>
                <c:formatCode>0</c:formatCode>
                <c:ptCount val="10"/>
                <c:pt idx="0">
                  <c:v>39</c:v>
                </c:pt>
                <c:pt idx="1">
                  <c:v>65</c:v>
                </c:pt>
                <c:pt idx="2">
                  <c:v>113</c:v>
                </c:pt>
                <c:pt idx="3">
                  <c:v>142</c:v>
                </c:pt>
                <c:pt idx="4">
                  <c:v>189</c:v>
                </c:pt>
                <c:pt idx="5">
                  <c:v>236</c:v>
                </c:pt>
                <c:pt idx="6">
                  <c:v>274</c:v>
                </c:pt>
                <c:pt idx="7">
                  <c:v>304</c:v>
                </c:pt>
                <c:pt idx="8">
                  <c:v>361</c:v>
                </c:pt>
                <c:pt idx="9">
                  <c:v>434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4247-4198-8CAD-447ECA4445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001472"/>
        <c:axId val="143003008"/>
      </c:lineChart>
      <c:catAx>
        <c:axId val="143001472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003008"/>
        <c:crosses val="autoZero"/>
        <c:auto val="1"/>
        <c:lblAlgn val="ctr"/>
        <c:lblOffset val="100"/>
        <c:noMultiLvlLbl val="0"/>
      </c:catAx>
      <c:valAx>
        <c:axId val="143003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>
            <c:manualLayout>
              <c:xMode val="edge"/>
              <c:yMode val="edge"/>
              <c:x val="0.12364600678596056"/>
              <c:y val="0.3319380566725795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00147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pipeOrgan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75861553238566881"/>
        </c:manualLayout>
      </c:layout>
      <c:lineChart>
        <c:grouping val="standard"/>
        <c:varyColors val="0"/>
        <c:ser>
          <c:idx val="0"/>
          <c:order val="0"/>
          <c:tx>
            <c:strRef>
              <c:f>'Лист2 (2)'!$M$22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(2)'!$L$23:$L$32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(2)'!$M$23:$M$32</c:f>
              <c:numCache>
                <c:formatCode>0.00E+00</c:formatCode>
                <c:ptCount val="10"/>
                <c:pt idx="0">
                  <c:v>35000079</c:v>
                </c:pt>
                <c:pt idx="1">
                  <c:v>70000082</c:v>
                </c:pt>
                <c:pt idx="2">
                  <c:v>105000082</c:v>
                </c:pt>
                <c:pt idx="3">
                  <c:v>140000086</c:v>
                </c:pt>
                <c:pt idx="4">
                  <c:v>175000086</c:v>
                </c:pt>
                <c:pt idx="5">
                  <c:v>210000085</c:v>
                </c:pt>
                <c:pt idx="6">
                  <c:v>245000088</c:v>
                </c:pt>
                <c:pt idx="7">
                  <c:v>280000088</c:v>
                </c:pt>
                <c:pt idx="8">
                  <c:v>315000093</c:v>
                </c:pt>
                <c:pt idx="9">
                  <c:v>350000092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179A-4F48-819D-4010B65659D4}"/>
            </c:ext>
          </c:extLst>
        </c:ser>
        <c:ser>
          <c:idx val="1"/>
          <c:order val="1"/>
          <c:tx>
            <c:strRef>
              <c:f>'Лист2 (2)'!$N$22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(2)'!$L$23:$L$32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(2)'!$N$23:$N$32</c:f>
              <c:numCache>
                <c:formatCode>0.00E+00</c:formatCode>
                <c:ptCount val="10"/>
                <c:pt idx="0">
                  <c:v>76186175</c:v>
                </c:pt>
                <c:pt idx="1">
                  <c:v>128386817</c:v>
                </c:pt>
                <c:pt idx="2">
                  <c:v>227724190</c:v>
                </c:pt>
                <c:pt idx="3">
                  <c:v>271790385</c:v>
                </c:pt>
                <c:pt idx="4">
                  <c:v>365137920</c:v>
                </c:pt>
                <c:pt idx="5">
                  <c:v>459605587</c:v>
                </c:pt>
                <c:pt idx="6">
                  <c:v>545566461</c:v>
                </c:pt>
                <c:pt idx="7">
                  <c:v>599963477</c:v>
                </c:pt>
                <c:pt idx="8">
                  <c:v>732695026</c:v>
                </c:pt>
                <c:pt idx="9">
                  <c:v>904726705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179A-4F48-819D-4010B65659D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023488"/>
        <c:axId val="143053952"/>
      </c:lineChart>
      <c:catAx>
        <c:axId val="143023488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053952"/>
        <c:crosses val="autoZero"/>
        <c:auto val="1"/>
        <c:lblAlgn val="ctr"/>
        <c:lblOffset val="100"/>
        <c:noMultiLvlLbl val="0"/>
      </c:catAx>
      <c:valAx>
        <c:axId val="1430539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Количетсво</a:t>
                </a:r>
                <a:r>
                  <a:rPr lang="ru-RU" baseline="0"/>
                  <a:t> сравнений</a:t>
                </a:r>
                <a:endParaRPr lang="ru-RU"/>
              </a:p>
            </c:rich>
          </c:tx>
          <c:layout>
            <c:manualLayout>
              <c:xMode val="edge"/>
              <c:yMode val="edge"/>
              <c:x val="0.1214647438347118"/>
              <c:y val="0.30475491022337803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02348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m3killer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68221306160259376"/>
        </c:manualLayout>
      </c:layout>
      <c:lineChart>
        <c:grouping val="standard"/>
        <c:varyColors val="0"/>
        <c:ser>
          <c:idx val="0"/>
          <c:order val="0"/>
          <c:tx>
            <c:strRef>
              <c:f>Лист2!$M$22</c:f>
              <c:strCache>
                <c:ptCount val="1"/>
                <c:pt idx="0">
                  <c:v>std::nth_element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Лист2!$L$34:$L$43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Лист2!$M$34:$M$43</c:f>
              <c:numCache>
                <c:formatCode>0</c:formatCode>
                <c:ptCount val="10"/>
                <c:pt idx="0">
                  <c:v>86</c:v>
                </c:pt>
                <c:pt idx="1">
                  <c:v>181</c:v>
                </c:pt>
                <c:pt idx="2">
                  <c:v>270</c:v>
                </c:pt>
                <c:pt idx="3">
                  <c:v>375</c:v>
                </c:pt>
                <c:pt idx="4">
                  <c:v>455</c:v>
                </c:pt>
                <c:pt idx="5">
                  <c:v>561</c:v>
                </c:pt>
                <c:pt idx="6">
                  <c:v>687</c:v>
                </c:pt>
                <c:pt idx="7">
                  <c:v>778</c:v>
                </c:pt>
                <c:pt idx="8">
                  <c:v>862</c:v>
                </c:pt>
                <c:pt idx="9">
                  <c:v>943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B119-4098-898A-36F47A05792A}"/>
            </c:ext>
          </c:extLst>
        </c:ser>
        <c:ser>
          <c:idx val="1"/>
          <c:order val="1"/>
          <c:tx>
            <c:strRef>
              <c:f>Лист2!$N$22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Лист2!$L$34:$L$43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Лист2!$N$34:$N$43</c:f>
              <c:numCache>
                <c:formatCode>0</c:formatCode>
                <c:ptCount val="10"/>
                <c:pt idx="0">
                  <c:v>13</c:v>
                </c:pt>
                <c:pt idx="1">
                  <c:v>26</c:v>
                </c:pt>
                <c:pt idx="2">
                  <c:v>40</c:v>
                </c:pt>
                <c:pt idx="3">
                  <c:v>53</c:v>
                </c:pt>
                <c:pt idx="4">
                  <c:v>67</c:v>
                </c:pt>
                <c:pt idx="5">
                  <c:v>80</c:v>
                </c:pt>
                <c:pt idx="6">
                  <c:v>94</c:v>
                </c:pt>
                <c:pt idx="7">
                  <c:v>108</c:v>
                </c:pt>
                <c:pt idx="8">
                  <c:v>120</c:v>
                </c:pt>
                <c:pt idx="9">
                  <c:v>134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B119-4098-898A-36F47A05792A}"/>
            </c:ext>
          </c:extLst>
        </c:ser>
        <c:ser>
          <c:idx val="2"/>
          <c:order val="2"/>
          <c:tx>
            <c:strRef>
              <c:f>Лист2!$O$22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Лист2!$L$34:$L$43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Лист2!$O$34:$O$43</c:f>
              <c:numCache>
                <c:formatCode>0</c:formatCode>
                <c:ptCount val="10"/>
                <c:pt idx="0">
                  <c:v>32</c:v>
                </c:pt>
                <c:pt idx="1">
                  <c:v>71</c:v>
                </c:pt>
                <c:pt idx="2">
                  <c:v>112</c:v>
                </c:pt>
                <c:pt idx="3">
                  <c:v>168</c:v>
                </c:pt>
                <c:pt idx="4">
                  <c:v>217</c:v>
                </c:pt>
                <c:pt idx="5">
                  <c:v>266</c:v>
                </c:pt>
                <c:pt idx="6">
                  <c:v>318</c:v>
                </c:pt>
                <c:pt idx="7">
                  <c:v>373</c:v>
                </c:pt>
                <c:pt idx="8">
                  <c:v>423</c:v>
                </c:pt>
                <c:pt idx="9">
                  <c:v>492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B119-4098-898A-36F47A0579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554816"/>
        <c:axId val="143564800"/>
      </c:lineChart>
      <c:catAx>
        <c:axId val="143554816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564800"/>
        <c:crosses val="autoZero"/>
        <c:auto val="1"/>
        <c:lblAlgn val="ctr"/>
        <c:lblOffset val="100"/>
        <c:noMultiLvlLbl val="0"/>
      </c:catAx>
      <c:valAx>
        <c:axId val="1435648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>
            <c:manualLayout>
              <c:xMode val="edge"/>
              <c:yMode val="edge"/>
              <c:x val="0.13504683075582663"/>
              <c:y val="0.320887756677474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55481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m3killer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76212969590922341"/>
        </c:manualLayout>
      </c:layout>
      <c:lineChart>
        <c:grouping val="standard"/>
        <c:varyColors val="0"/>
        <c:ser>
          <c:idx val="0"/>
          <c:order val="0"/>
          <c:tx>
            <c:strRef>
              <c:f>'Лист2 (2)'!$M$22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(2)'!$L$34:$L$43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(2)'!$M$34:$M$43</c:f>
              <c:numCache>
                <c:formatCode>0.00E+00</c:formatCode>
                <c:ptCount val="10"/>
                <c:pt idx="0">
                  <c:v>34375098</c:v>
                </c:pt>
                <c:pt idx="1">
                  <c:v>68750100</c:v>
                </c:pt>
                <c:pt idx="2">
                  <c:v>103125102</c:v>
                </c:pt>
                <c:pt idx="3">
                  <c:v>137500106</c:v>
                </c:pt>
                <c:pt idx="4">
                  <c:v>171875110</c:v>
                </c:pt>
                <c:pt idx="5">
                  <c:v>206250106</c:v>
                </c:pt>
                <c:pt idx="6">
                  <c:v>240625109</c:v>
                </c:pt>
                <c:pt idx="7">
                  <c:v>275000109</c:v>
                </c:pt>
                <c:pt idx="8">
                  <c:v>309375114</c:v>
                </c:pt>
                <c:pt idx="9">
                  <c:v>343750113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9569-40BE-8AC7-A15F14B98DD9}"/>
            </c:ext>
          </c:extLst>
        </c:ser>
        <c:ser>
          <c:idx val="1"/>
          <c:order val="1"/>
          <c:tx>
            <c:strRef>
              <c:f>'Лист2 (2)'!$N$22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(2)'!$L$34:$L$43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(2)'!$N$34:$N$43</c:f>
              <c:numCache>
                <c:formatCode>0.00E+00</c:formatCode>
                <c:ptCount val="10"/>
                <c:pt idx="0">
                  <c:v>72713797</c:v>
                </c:pt>
                <c:pt idx="1">
                  <c:v>157933224</c:v>
                </c:pt>
                <c:pt idx="2">
                  <c:v>252146049</c:v>
                </c:pt>
                <c:pt idx="3">
                  <c:v>386327804</c:v>
                </c:pt>
                <c:pt idx="4">
                  <c:v>500309532</c:v>
                </c:pt>
                <c:pt idx="5">
                  <c:v>608267476</c:v>
                </c:pt>
                <c:pt idx="6">
                  <c:v>727010603</c:v>
                </c:pt>
                <c:pt idx="7">
                  <c:v>852106725</c:v>
                </c:pt>
                <c:pt idx="8">
                  <c:v>968135371</c:v>
                </c:pt>
                <c:pt idx="9">
                  <c:v>1128363847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9569-40BE-8AC7-A15F14B98DD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663104"/>
        <c:axId val="143664640"/>
      </c:lineChart>
      <c:catAx>
        <c:axId val="143663104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664640"/>
        <c:crosses val="autoZero"/>
        <c:auto val="1"/>
        <c:lblAlgn val="ctr"/>
        <c:lblOffset val="100"/>
        <c:noMultiLvlLbl val="0"/>
      </c:catAx>
      <c:valAx>
        <c:axId val="1436646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сравнений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663104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PipeOrganMX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70672102014478078"/>
        </c:manualLayout>
      </c:layout>
      <c:lineChart>
        <c:grouping val="standard"/>
        <c:varyColors val="0"/>
        <c:ser>
          <c:idx val="0"/>
          <c:order val="0"/>
          <c:tx>
            <c:strRef>
              <c:f>Лист2!$M$22</c:f>
              <c:strCache>
                <c:ptCount val="1"/>
                <c:pt idx="0">
                  <c:v>std::nth_element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Лист2!$L$45:$L$54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Лист2!$M$45:$M$54</c:f>
              <c:numCache>
                <c:formatCode>0</c:formatCode>
                <c:ptCount val="10"/>
                <c:pt idx="0">
                  <c:v>102</c:v>
                </c:pt>
                <c:pt idx="1">
                  <c:v>216</c:v>
                </c:pt>
                <c:pt idx="2">
                  <c:v>265</c:v>
                </c:pt>
                <c:pt idx="3">
                  <c:v>449</c:v>
                </c:pt>
                <c:pt idx="4">
                  <c:v>498</c:v>
                </c:pt>
                <c:pt idx="5">
                  <c:v>556</c:v>
                </c:pt>
                <c:pt idx="6">
                  <c:v>737</c:v>
                </c:pt>
                <c:pt idx="7">
                  <c:v>934</c:v>
                </c:pt>
                <c:pt idx="8">
                  <c:v>950</c:v>
                </c:pt>
                <c:pt idx="9">
                  <c:v>1035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B174-47C4-904A-DDA2FF50D8E8}"/>
            </c:ext>
          </c:extLst>
        </c:ser>
        <c:ser>
          <c:idx val="1"/>
          <c:order val="1"/>
          <c:tx>
            <c:strRef>
              <c:f>Лист2!$N$22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Лист2!$L$45:$L$54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Лист2!$N$45:$N$54</c:f>
              <c:numCache>
                <c:formatCode>0</c:formatCode>
                <c:ptCount val="10"/>
                <c:pt idx="0">
                  <c:v>13</c:v>
                </c:pt>
                <c:pt idx="1">
                  <c:v>27</c:v>
                </c:pt>
                <c:pt idx="2">
                  <c:v>41</c:v>
                </c:pt>
                <c:pt idx="3">
                  <c:v>54</c:v>
                </c:pt>
                <c:pt idx="4">
                  <c:v>68</c:v>
                </c:pt>
                <c:pt idx="5">
                  <c:v>82</c:v>
                </c:pt>
                <c:pt idx="6">
                  <c:v>95</c:v>
                </c:pt>
                <c:pt idx="7">
                  <c:v>109</c:v>
                </c:pt>
                <c:pt idx="8">
                  <c:v>122</c:v>
                </c:pt>
                <c:pt idx="9">
                  <c:v>136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B174-47C4-904A-DDA2FF50D8E8}"/>
            </c:ext>
          </c:extLst>
        </c:ser>
        <c:ser>
          <c:idx val="2"/>
          <c:order val="2"/>
          <c:tx>
            <c:strRef>
              <c:f>Лист2!$O$22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Лист2!$L$45:$L$54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Лист2!$O$45:$O$54</c:f>
              <c:numCache>
                <c:formatCode>0</c:formatCode>
                <c:ptCount val="10"/>
                <c:pt idx="0">
                  <c:v>37</c:v>
                </c:pt>
                <c:pt idx="1">
                  <c:v>65</c:v>
                </c:pt>
                <c:pt idx="2">
                  <c:v>113</c:v>
                </c:pt>
                <c:pt idx="3">
                  <c:v>142</c:v>
                </c:pt>
                <c:pt idx="4">
                  <c:v>189</c:v>
                </c:pt>
                <c:pt idx="5">
                  <c:v>236</c:v>
                </c:pt>
                <c:pt idx="6">
                  <c:v>274</c:v>
                </c:pt>
                <c:pt idx="7">
                  <c:v>303</c:v>
                </c:pt>
                <c:pt idx="8">
                  <c:v>360</c:v>
                </c:pt>
                <c:pt idx="9">
                  <c:v>434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2-B174-47C4-904A-DDA2FF50D8E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710848"/>
        <c:axId val="143724928"/>
      </c:lineChart>
      <c:catAx>
        <c:axId val="143710848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724928"/>
        <c:crosses val="autoZero"/>
        <c:auto val="1"/>
        <c:lblAlgn val="ctr"/>
        <c:lblOffset val="100"/>
        <c:noMultiLvlLbl val="0"/>
      </c:catAx>
      <c:valAx>
        <c:axId val="1437249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>
            <c:manualLayout>
              <c:xMode val="edge"/>
              <c:yMode val="edge"/>
              <c:x val="0.13286865606621651"/>
              <c:y val="0.35272621817717015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710848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PipeOrganMX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75685165816133693"/>
        </c:manualLayout>
      </c:layout>
      <c:lineChart>
        <c:grouping val="standard"/>
        <c:varyColors val="0"/>
        <c:ser>
          <c:idx val="0"/>
          <c:order val="0"/>
          <c:tx>
            <c:strRef>
              <c:f>'Лист2 (2)'!$M$22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(2)'!$L$45:$L$54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(2)'!$M$45:$M$54</c:f>
              <c:numCache>
                <c:formatCode>0.00E+00</c:formatCode>
                <c:ptCount val="10"/>
                <c:pt idx="0">
                  <c:v>35000130</c:v>
                </c:pt>
                <c:pt idx="1">
                  <c:v>70000127</c:v>
                </c:pt>
                <c:pt idx="2">
                  <c:v>105000127</c:v>
                </c:pt>
                <c:pt idx="3">
                  <c:v>140000129</c:v>
                </c:pt>
                <c:pt idx="4">
                  <c:v>175000125</c:v>
                </c:pt>
                <c:pt idx="5">
                  <c:v>210000127</c:v>
                </c:pt>
                <c:pt idx="6">
                  <c:v>245000127</c:v>
                </c:pt>
                <c:pt idx="7">
                  <c:v>280000126</c:v>
                </c:pt>
                <c:pt idx="8">
                  <c:v>315000126</c:v>
                </c:pt>
                <c:pt idx="9">
                  <c:v>350000125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8AB2-4898-A859-A4ED800897E5}"/>
            </c:ext>
          </c:extLst>
        </c:ser>
        <c:ser>
          <c:idx val="1"/>
          <c:order val="1"/>
          <c:tx>
            <c:strRef>
              <c:f>'Лист2 (2)'!$N$22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(2)'!$L$45:$L$54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(2)'!$N$45:$N$54</c:f>
              <c:numCache>
                <c:formatCode>0.00E+00</c:formatCode>
                <c:ptCount val="10"/>
                <c:pt idx="0">
                  <c:v>76162855</c:v>
                </c:pt>
                <c:pt idx="1">
                  <c:v>128464162</c:v>
                </c:pt>
                <c:pt idx="2">
                  <c:v>227747267</c:v>
                </c:pt>
                <c:pt idx="3">
                  <c:v>271919573</c:v>
                </c:pt>
                <c:pt idx="4">
                  <c:v>365157878</c:v>
                </c:pt>
                <c:pt idx="5">
                  <c:v>459429057</c:v>
                </c:pt>
                <c:pt idx="6">
                  <c:v>545589569</c:v>
                </c:pt>
                <c:pt idx="7">
                  <c:v>599957316</c:v>
                </c:pt>
                <c:pt idx="8">
                  <c:v>732886164</c:v>
                </c:pt>
                <c:pt idx="9">
                  <c:v>904403901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8AB2-4898-A859-A4ED800897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758080"/>
        <c:axId val="143759616"/>
      </c:lineChart>
      <c:catAx>
        <c:axId val="143758080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759616"/>
        <c:crosses val="autoZero"/>
        <c:auto val="1"/>
        <c:lblAlgn val="ctr"/>
        <c:lblOffset val="100"/>
        <c:noMultiLvlLbl val="0"/>
      </c:catAx>
      <c:valAx>
        <c:axId val="1437596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сравнений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75808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unevenSeq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70571018096422156"/>
        </c:manualLayout>
      </c:layout>
      <c:lineChart>
        <c:grouping val="standard"/>
        <c:varyColors val="0"/>
        <c:ser>
          <c:idx val="0"/>
          <c:order val="0"/>
          <c:tx>
            <c:strRef>
              <c:f>Лист2!$M$22</c:f>
              <c:strCache>
                <c:ptCount val="1"/>
                <c:pt idx="0">
                  <c:v>std::nth_element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Лист2!$L$56:$L$65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Лист2!$M$56:$M$65</c:f>
              <c:numCache>
                <c:formatCode>0</c:formatCode>
                <c:ptCount val="10"/>
                <c:pt idx="0">
                  <c:v>68</c:v>
                </c:pt>
                <c:pt idx="1">
                  <c:v>119</c:v>
                </c:pt>
                <c:pt idx="2">
                  <c:v>235</c:v>
                </c:pt>
                <c:pt idx="3">
                  <c:v>281</c:v>
                </c:pt>
                <c:pt idx="4">
                  <c:v>335</c:v>
                </c:pt>
                <c:pt idx="5">
                  <c:v>363</c:v>
                </c:pt>
                <c:pt idx="6">
                  <c:v>437</c:v>
                </c:pt>
                <c:pt idx="7">
                  <c:v>567</c:v>
                </c:pt>
                <c:pt idx="8">
                  <c:v>557</c:v>
                </c:pt>
                <c:pt idx="9">
                  <c:v>622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5D57-485E-A5F8-A61C33B3F1BC}"/>
            </c:ext>
          </c:extLst>
        </c:ser>
        <c:ser>
          <c:idx val="1"/>
          <c:order val="1"/>
          <c:tx>
            <c:strRef>
              <c:f>Лист2!$N$22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Лист2!$L$56:$L$65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Лист2!$N$56:$N$65</c:f>
              <c:numCache>
                <c:formatCode>0</c:formatCode>
                <c:ptCount val="10"/>
                <c:pt idx="0">
                  <c:v>93</c:v>
                </c:pt>
                <c:pt idx="1">
                  <c:v>180</c:v>
                </c:pt>
                <c:pt idx="2">
                  <c:v>281</c:v>
                </c:pt>
                <c:pt idx="3">
                  <c:v>349</c:v>
                </c:pt>
                <c:pt idx="4">
                  <c:v>450</c:v>
                </c:pt>
                <c:pt idx="5">
                  <c:v>542</c:v>
                </c:pt>
                <c:pt idx="6">
                  <c:v>641</c:v>
                </c:pt>
                <c:pt idx="7">
                  <c:v>678</c:v>
                </c:pt>
                <c:pt idx="8">
                  <c:v>761</c:v>
                </c:pt>
                <c:pt idx="9">
                  <c:v>864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5D57-485E-A5F8-A61C33B3F1BC}"/>
            </c:ext>
          </c:extLst>
        </c:ser>
        <c:ser>
          <c:idx val="2"/>
          <c:order val="2"/>
          <c:tx>
            <c:strRef>
              <c:f>Лист2!$O$22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Лист2!$L$56:$L$65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Лист2!$O$56:$O$65</c:f>
              <c:numCache>
                <c:formatCode>0</c:formatCode>
                <c:ptCount val="10"/>
                <c:pt idx="0">
                  <c:v>30</c:v>
                </c:pt>
                <c:pt idx="1">
                  <c:v>57</c:v>
                </c:pt>
                <c:pt idx="2">
                  <c:v>89</c:v>
                </c:pt>
                <c:pt idx="3">
                  <c:v>120</c:v>
                </c:pt>
                <c:pt idx="4">
                  <c:v>150</c:v>
                </c:pt>
                <c:pt idx="5">
                  <c:v>182</c:v>
                </c:pt>
                <c:pt idx="6">
                  <c:v>211</c:v>
                </c:pt>
                <c:pt idx="7">
                  <c:v>243</c:v>
                </c:pt>
                <c:pt idx="8">
                  <c:v>263</c:v>
                </c:pt>
                <c:pt idx="9">
                  <c:v>303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5D57-485E-A5F8-A61C33B3F1B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810560"/>
        <c:axId val="143812096"/>
      </c:lineChart>
      <c:catAx>
        <c:axId val="143810560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812096"/>
        <c:crosses val="autoZero"/>
        <c:auto val="1"/>
        <c:lblAlgn val="ctr"/>
        <c:lblOffset val="100"/>
        <c:noMultiLvlLbl val="0"/>
      </c:catAx>
      <c:valAx>
        <c:axId val="1438120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>
            <c:manualLayout>
              <c:xMode val="edge"/>
              <c:yMode val="edge"/>
              <c:x val="0.13286865606621651"/>
              <c:y val="0.34073084787053554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81056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unevenSeq</a:t>
            </a:r>
            <a:endParaRPr lang="ru-RU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7591749871472252"/>
        </c:manualLayout>
      </c:layout>
      <c:lineChart>
        <c:grouping val="standard"/>
        <c:varyColors val="0"/>
        <c:ser>
          <c:idx val="0"/>
          <c:order val="0"/>
          <c:tx>
            <c:strRef>
              <c:f>'Лист2 (2)'!$M$22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(2)'!$L$56:$L$65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(2)'!$M$56:$M$65</c:f>
              <c:numCache>
                <c:formatCode>0.00E+00</c:formatCode>
                <c:ptCount val="10"/>
                <c:pt idx="0">
                  <c:v>59322552</c:v>
                </c:pt>
                <c:pt idx="1">
                  <c:v>110805277</c:v>
                </c:pt>
                <c:pt idx="2">
                  <c:v>165307777</c:v>
                </c:pt>
                <c:pt idx="3">
                  <c:v>205840920</c:v>
                </c:pt>
                <c:pt idx="4">
                  <c:v>257528023</c:v>
                </c:pt>
                <c:pt idx="5">
                  <c:v>305890767</c:v>
                </c:pt>
                <c:pt idx="6">
                  <c:v>358156558</c:v>
                </c:pt>
                <c:pt idx="7">
                  <c:v>381939784</c:v>
                </c:pt>
                <c:pt idx="8">
                  <c:v>424416376</c:v>
                </c:pt>
                <c:pt idx="9">
                  <c:v>474067285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D902-4C8B-914F-D08B7500112D}"/>
            </c:ext>
          </c:extLst>
        </c:ser>
        <c:ser>
          <c:idx val="1"/>
          <c:order val="1"/>
          <c:tx>
            <c:strRef>
              <c:f>'Лист2 (2)'!$N$22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(2)'!$L$56:$L$65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(2)'!$N$56:$N$65</c:f>
              <c:numCache>
                <c:formatCode>0.00E+00</c:formatCode>
                <c:ptCount val="10"/>
                <c:pt idx="0">
                  <c:v>12478134</c:v>
                </c:pt>
                <c:pt idx="1">
                  <c:v>26075995</c:v>
                </c:pt>
                <c:pt idx="2">
                  <c:v>33504926</c:v>
                </c:pt>
                <c:pt idx="3">
                  <c:v>49792030</c:v>
                </c:pt>
                <c:pt idx="4">
                  <c:v>71044355</c:v>
                </c:pt>
                <c:pt idx="5">
                  <c:v>85409105</c:v>
                </c:pt>
                <c:pt idx="6">
                  <c:v>95418130</c:v>
                </c:pt>
                <c:pt idx="7">
                  <c:v>113748294</c:v>
                </c:pt>
                <c:pt idx="8">
                  <c:v>127981233</c:v>
                </c:pt>
                <c:pt idx="9">
                  <c:v>142163840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1-D902-4C8B-914F-D08B7500112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853056"/>
        <c:axId val="143854592"/>
      </c:lineChart>
      <c:catAx>
        <c:axId val="143853056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854592"/>
        <c:crosses val="autoZero"/>
        <c:auto val="1"/>
        <c:lblAlgn val="ctr"/>
        <c:lblOffset val="100"/>
        <c:noMultiLvlLbl val="0"/>
      </c:catAx>
      <c:valAx>
        <c:axId val="143854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Количество</a:t>
                </a:r>
                <a:r>
                  <a:rPr lang="ru-RU" baseline="0"/>
                  <a:t> сравнений</a:t>
                </a:r>
                <a:endParaRPr lang="ru-RU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85305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0-255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69043385157591841"/>
        </c:manualLayout>
      </c:layout>
      <c:lineChart>
        <c:grouping val="standard"/>
        <c:varyColors val="0"/>
        <c:ser>
          <c:idx val="0"/>
          <c:order val="0"/>
          <c:tx>
            <c:strRef>
              <c:f>Лист2!$M$22</c:f>
              <c:strCache>
                <c:ptCount val="1"/>
                <c:pt idx="0">
                  <c:v>std::nth_element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Лист2!$L$78:$L$87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Лист2!$M$78:$M$87</c:f>
              <c:numCache>
                <c:formatCode>0</c:formatCode>
                <c:ptCount val="10"/>
                <c:pt idx="0">
                  <c:v>71</c:v>
                </c:pt>
                <c:pt idx="1">
                  <c:v>131</c:v>
                </c:pt>
                <c:pt idx="2">
                  <c:v>177</c:v>
                </c:pt>
                <c:pt idx="3">
                  <c:v>230</c:v>
                </c:pt>
                <c:pt idx="4">
                  <c:v>362</c:v>
                </c:pt>
                <c:pt idx="5">
                  <c:v>420</c:v>
                </c:pt>
                <c:pt idx="6">
                  <c:v>419</c:v>
                </c:pt>
                <c:pt idx="7">
                  <c:v>555</c:v>
                </c:pt>
                <c:pt idx="8">
                  <c:v>614</c:v>
                </c:pt>
                <c:pt idx="9">
                  <c:v>607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3762-42FC-84E0-ED8D73857375}"/>
            </c:ext>
          </c:extLst>
        </c:ser>
        <c:ser>
          <c:idx val="1"/>
          <c:order val="1"/>
          <c:tx>
            <c:strRef>
              <c:f>Лист2!$N$22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Лист2!$L$78:$L$87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Лист2!$N$78:$N$87</c:f>
              <c:numCache>
                <c:formatCode>0</c:formatCode>
                <c:ptCount val="10"/>
                <c:pt idx="0">
                  <c:v>79</c:v>
                </c:pt>
                <c:pt idx="1">
                  <c:v>158</c:v>
                </c:pt>
                <c:pt idx="2">
                  <c:v>237</c:v>
                </c:pt>
                <c:pt idx="3">
                  <c:v>317</c:v>
                </c:pt>
                <c:pt idx="4">
                  <c:v>396</c:v>
                </c:pt>
                <c:pt idx="5">
                  <c:v>476</c:v>
                </c:pt>
                <c:pt idx="6">
                  <c:v>555</c:v>
                </c:pt>
                <c:pt idx="7">
                  <c:v>635</c:v>
                </c:pt>
                <c:pt idx="8">
                  <c:v>714</c:v>
                </c:pt>
                <c:pt idx="9">
                  <c:v>794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3762-42FC-84E0-ED8D73857375}"/>
            </c:ext>
          </c:extLst>
        </c:ser>
        <c:ser>
          <c:idx val="2"/>
          <c:order val="2"/>
          <c:tx>
            <c:strRef>
              <c:f>Лист2!$O$22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Лист2!$L$78:$L$87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Лист2!$O$78:$O$87</c:f>
              <c:numCache>
                <c:formatCode>0</c:formatCode>
                <c:ptCount val="10"/>
                <c:pt idx="0">
                  <c:v>30</c:v>
                </c:pt>
                <c:pt idx="1">
                  <c:v>60</c:v>
                </c:pt>
                <c:pt idx="2">
                  <c:v>90</c:v>
                </c:pt>
                <c:pt idx="3">
                  <c:v>119</c:v>
                </c:pt>
                <c:pt idx="4">
                  <c:v>149</c:v>
                </c:pt>
                <c:pt idx="5">
                  <c:v>178</c:v>
                </c:pt>
                <c:pt idx="6">
                  <c:v>207</c:v>
                </c:pt>
                <c:pt idx="7">
                  <c:v>240</c:v>
                </c:pt>
                <c:pt idx="8">
                  <c:v>268</c:v>
                </c:pt>
                <c:pt idx="9">
                  <c:v>295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2-3762-42FC-84E0-ED8D7385737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3901056"/>
        <c:axId val="143902592"/>
      </c:lineChart>
      <c:catAx>
        <c:axId val="143901056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902592"/>
        <c:crosses val="autoZero"/>
        <c:auto val="1"/>
        <c:lblAlgn val="ctr"/>
        <c:lblOffset val="100"/>
        <c:noMultiLvlLbl val="0"/>
      </c:catAx>
      <c:valAx>
        <c:axId val="1439025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3901056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0-255</a:t>
            </a:r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22199865964798446"/>
          <c:y val="9.4565657758304653E-2"/>
          <c:w val="0.77800134035201551"/>
          <c:h val="0.7591749871472252"/>
        </c:manualLayout>
      </c:layout>
      <c:lineChart>
        <c:grouping val="standard"/>
        <c:varyColors val="0"/>
        <c:ser>
          <c:idx val="0"/>
          <c:order val="0"/>
          <c:tx>
            <c:strRef>
              <c:f>'Лист2 (2)'!$M$22</c:f>
              <c:strCache>
                <c:ptCount val="1"/>
                <c:pt idx="0">
                  <c:v>CsSelect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(2)'!$L$78:$L$87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(2)'!$M$78:$M$87</c:f>
              <c:numCache>
                <c:formatCode>0.00E+00</c:formatCode>
                <c:ptCount val="10"/>
                <c:pt idx="0">
                  <c:v>34862642</c:v>
                </c:pt>
                <c:pt idx="1">
                  <c:v>69731914</c:v>
                </c:pt>
                <c:pt idx="2">
                  <c:v>104589811</c:v>
                </c:pt>
                <c:pt idx="3">
                  <c:v>139457208</c:v>
                </c:pt>
                <c:pt idx="4">
                  <c:v>174315979</c:v>
                </c:pt>
                <c:pt idx="5">
                  <c:v>209189099</c:v>
                </c:pt>
                <c:pt idx="6">
                  <c:v>244053260</c:v>
                </c:pt>
                <c:pt idx="7">
                  <c:v>278927246</c:v>
                </c:pt>
                <c:pt idx="8">
                  <c:v>313778724</c:v>
                </c:pt>
                <c:pt idx="9">
                  <c:v>348644788</c:v>
                </c:pt>
              </c:numCache>
            </c:numRef>
          </c:val>
          <c:smooth val="1"/>
          <c:extLst xmlns:c16r2="http://schemas.microsoft.com/office/drawing/2015/06/chart">
            <c:ext xmlns:c16="http://schemas.microsoft.com/office/drawing/2014/chart" uri="{C3380CC4-5D6E-409C-BE32-E72D297353CC}">
              <c16:uniqueId val="{00000000-5401-40D5-BC9A-515EF79574B2}"/>
            </c:ext>
          </c:extLst>
        </c:ser>
        <c:ser>
          <c:idx val="1"/>
          <c:order val="1"/>
          <c:tx>
            <c:strRef>
              <c:f>'Лист2 (2)'!$N$22</c:f>
              <c:strCache>
                <c:ptCount val="1"/>
                <c:pt idx="0">
                  <c:v>floydRivest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'Лист2 (2)'!$L$78:$L$87</c:f>
              <c:numCache>
                <c:formatCode>0E+00</c:formatCode>
                <c:ptCount val="10"/>
                <c:pt idx="0">
                  <c:v>10000000</c:v>
                </c:pt>
                <c:pt idx="1">
                  <c:v>20000000</c:v>
                </c:pt>
                <c:pt idx="2">
                  <c:v>30000000</c:v>
                </c:pt>
                <c:pt idx="3">
                  <c:v>40000000</c:v>
                </c:pt>
                <c:pt idx="4">
                  <c:v>50000000</c:v>
                </c:pt>
                <c:pt idx="5">
                  <c:v>60000000</c:v>
                </c:pt>
                <c:pt idx="6">
                  <c:v>70000000</c:v>
                </c:pt>
                <c:pt idx="7">
                  <c:v>80000000</c:v>
                </c:pt>
                <c:pt idx="8">
                  <c:v>90000000</c:v>
                </c:pt>
                <c:pt idx="9">
                  <c:v>100000000</c:v>
                </c:pt>
              </c:numCache>
            </c:numRef>
          </c:cat>
          <c:val>
            <c:numRef>
              <c:f>'Лист2 (2)'!$N$78:$N$87</c:f>
              <c:numCache>
                <c:formatCode>0.00E+00</c:formatCode>
                <c:ptCount val="10"/>
                <c:pt idx="0">
                  <c:v>11148041</c:v>
                </c:pt>
                <c:pt idx="1">
                  <c:v>22222697</c:v>
                </c:pt>
                <c:pt idx="2">
                  <c:v>33245859</c:v>
                </c:pt>
                <c:pt idx="3">
                  <c:v>44324688</c:v>
                </c:pt>
                <c:pt idx="4">
                  <c:v>55368039</c:v>
                </c:pt>
                <c:pt idx="5">
                  <c:v>66346592</c:v>
                </c:pt>
                <c:pt idx="6">
                  <c:v>77322033</c:v>
                </c:pt>
                <c:pt idx="7">
                  <c:v>88269739</c:v>
                </c:pt>
                <c:pt idx="8">
                  <c:v>99537453</c:v>
                </c:pt>
                <c:pt idx="9">
                  <c:v>110583482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5401-40D5-BC9A-515EF79574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44004992"/>
        <c:axId val="144006528"/>
      </c:lineChart>
      <c:catAx>
        <c:axId val="144004992"/>
        <c:scaling>
          <c:orientation val="minMax"/>
        </c:scaling>
        <c:delete val="0"/>
        <c:axPos val="b"/>
        <c:numFmt formatCode="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4006528"/>
        <c:crosses val="autoZero"/>
        <c:auto val="1"/>
        <c:lblAlgn val="ctr"/>
        <c:lblOffset val="100"/>
        <c:noMultiLvlLbl val="0"/>
      </c:catAx>
      <c:valAx>
        <c:axId val="1440065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Время, мсек</a:t>
                </a:r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0E+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4004992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ru-RU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BB232-ED49-45AC-B607-01746D927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10327</TotalTime>
  <Pages>95</Pages>
  <Words>14580</Words>
  <Characters>83106</Characters>
  <Application>Microsoft Office Word</Application>
  <DocSecurity>0</DocSecurity>
  <Lines>692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Admin</cp:lastModifiedBy>
  <cp:revision>469</cp:revision>
  <dcterms:created xsi:type="dcterms:W3CDTF">2020-12-29T11:08:00Z</dcterms:created>
  <dcterms:modified xsi:type="dcterms:W3CDTF">2021-06-17T09:51:00Z</dcterms:modified>
</cp:coreProperties>
</file>